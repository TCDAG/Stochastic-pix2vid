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708" w:rsidRPr="00E615AE" w:rsidRDefault="00E615AE" w:rsidP="00E615AE">
      <w:pPr>
        <w:jc w:val="center"/>
        <w:rPr>
          <w:b/>
          <w:bCs/>
          <w:sz w:val="28"/>
          <w:szCs w:val="28"/>
        </w:rPr>
      </w:pPr>
      <w:r w:rsidRPr="00E615AE">
        <w:rPr>
          <w:b/>
          <w:bCs/>
          <w:sz w:val="28"/>
          <w:szCs w:val="28"/>
        </w:rPr>
        <w:t xml:space="preserve">Convolutional-Recurrent </w:t>
      </w:r>
      <w:ins w:id="0" w:author="Pyrcz, Michael" w:date="2023-09-08T13:05:00Z">
        <w:r w:rsidR="00E631E1">
          <w:rPr>
            <w:b/>
            <w:bCs/>
            <w:sz w:val="28"/>
            <w:szCs w:val="28"/>
          </w:rPr>
          <w:t>Deep Learning Proxy</w:t>
        </w:r>
      </w:ins>
      <w:del w:id="1" w:author="Pyrcz, Michael" w:date="2023-09-08T13:05:00Z">
        <w:r w:rsidRPr="00E615AE" w:rsidDel="00E631E1">
          <w:rPr>
            <w:b/>
            <w:bCs/>
            <w:sz w:val="28"/>
            <w:szCs w:val="28"/>
          </w:rPr>
          <w:delText>Proxy</w:delText>
        </w:r>
      </w:del>
      <w:r w:rsidRPr="00E615AE">
        <w:rPr>
          <w:b/>
          <w:bCs/>
          <w:sz w:val="28"/>
          <w:szCs w:val="28"/>
        </w:rPr>
        <w:t xml:space="preserve"> Model for Spatiotemporal CO</w:t>
      </w:r>
      <w:r w:rsidRPr="00E615AE">
        <w:rPr>
          <w:b/>
          <w:bCs/>
          <w:sz w:val="28"/>
          <w:szCs w:val="28"/>
          <w:vertAlign w:val="subscript"/>
        </w:rPr>
        <w:t>2</w:t>
      </w:r>
      <w:r w:rsidRPr="00E615AE">
        <w:rPr>
          <w:b/>
          <w:bCs/>
          <w:sz w:val="28"/>
          <w:szCs w:val="28"/>
        </w:rPr>
        <w:t xml:space="preserve"> </w:t>
      </w:r>
      <w:commentRangeStart w:id="2"/>
      <w:r w:rsidRPr="00E615AE">
        <w:rPr>
          <w:b/>
          <w:bCs/>
          <w:sz w:val="28"/>
          <w:szCs w:val="28"/>
        </w:rPr>
        <w:t>Monitoring</w:t>
      </w:r>
      <w:commentRangeEnd w:id="2"/>
      <w:r>
        <w:rPr>
          <w:rStyle w:val="CommentReference"/>
        </w:rPr>
        <w:commentReference w:id="2"/>
      </w:r>
    </w:p>
    <w:p w:rsidR="00E615AE" w:rsidRDefault="00E615AE">
      <w:pPr>
        <w:rPr>
          <w:lang w:val="es-MX"/>
        </w:rPr>
      </w:pPr>
      <w:r w:rsidRPr="00E615AE">
        <w:rPr>
          <w:lang w:val="es-MX"/>
        </w:rPr>
        <w:t>Misael M. Morales</w:t>
      </w:r>
      <w:r w:rsidRPr="00E615AE">
        <w:rPr>
          <w:vertAlign w:val="superscript"/>
          <w:lang w:val="es-MX"/>
        </w:rPr>
        <w:t>1</w:t>
      </w:r>
      <w:r>
        <w:rPr>
          <w:vertAlign w:val="superscript"/>
          <w:lang w:val="es-MX"/>
        </w:rPr>
        <w:t>*</w:t>
      </w:r>
      <w:r w:rsidRPr="00E615AE">
        <w:rPr>
          <w:lang w:val="es-MX"/>
        </w:rPr>
        <w:t>, Carlos Torres-</w:t>
      </w:r>
      <w:r>
        <w:rPr>
          <w:lang w:val="es-MX"/>
        </w:rPr>
        <w:t>Verdín</w:t>
      </w:r>
      <w:r>
        <w:rPr>
          <w:vertAlign w:val="superscript"/>
          <w:lang w:val="es-MX"/>
        </w:rPr>
        <w:t>1,2</w:t>
      </w:r>
      <w:r>
        <w:rPr>
          <w:lang w:val="es-MX"/>
        </w:rPr>
        <w:t>, and Michael J. Pyrcz</w:t>
      </w:r>
      <w:r>
        <w:rPr>
          <w:vertAlign w:val="superscript"/>
          <w:lang w:val="es-MX"/>
        </w:rPr>
        <w:t>1,2</w:t>
      </w:r>
    </w:p>
    <w:p w:rsidR="00E615AE" w:rsidRDefault="00E615AE" w:rsidP="00E615AE">
      <w:pPr>
        <w:pStyle w:val="ListParagraph"/>
        <w:numPr>
          <w:ilvl w:val="0"/>
          <w:numId w:val="1"/>
        </w:numPr>
      </w:pPr>
      <w:r w:rsidRPr="00E615AE">
        <w:t>Hildebrand Department of Petroleum and G</w:t>
      </w:r>
      <w:r>
        <w:t>eosystems Engineering, The University of Texas at Austin.</w:t>
      </w:r>
    </w:p>
    <w:p w:rsidR="00E615AE" w:rsidRDefault="00E615AE" w:rsidP="00E615AE">
      <w:pPr>
        <w:pStyle w:val="ListParagraph"/>
        <w:numPr>
          <w:ilvl w:val="0"/>
          <w:numId w:val="1"/>
        </w:numPr>
      </w:pPr>
      <w:r>
        <w:t>Jackson School of Geosciences, The University of Texas at Austin.</w:t>
      </w:r>
    </w:p>
    <w:p w:rsidR="00E615AE" w:rsidRDefault="00E615AE" w:rsidP="00E615AE">
      <w:r>
        <w:rPr>
          <w:vertAlign w:val="superscript"/>
        </w:rPr>
        <w:t>*</w:t>
      </w:r>
      <w:r>
        <w:t xml:space="preserve">Corresponding author(s). E-mail(s): </w:t>
      </w:r>
      <w:hyperlink r:id="rId8" w:history="1">
        <w:r w:rsidRPr="007465B3">
          <w:rPr>
            <w:rStyle w:val="Hyperlink"/>
          </w:rPr>
          <w:t>misaelmorales@utexas.edu</w:t>
        </w:r>
      </w:hyperlink>
    </w:p>
    <w:p w:rsidR="00E615AE" w:rsidRPr="00E615AE" w:rsidRDefault="00E615AE" w:rsidP="00E615AE">
      <w:pPr>
        <w:jc w:val="center"/>
        <w:rPr>
          <w:b/>
          <w:bCs/>
          <w:sz w:val="28"/>
          <w:szCs w:val="28"/>
        </w:rPr>
      </w:pPr>
      <w:r w:rsidRPr="00E615AE">
        <w:rPr>
          <w:b/>
          <w:bCs/>
          <w:sz w:val="28"/>
          <w:szCs w:val="28"/>
        </w:rPr>
        <w:t>Abstract</w:t>
      </w:r>
    </w:p>
    <w:p w:rsidR="00B96850" w:rsidDel="00127325" w:rsidRDefault="00742445" w:rsidP="00E615AE">
      <w:pPr>
        <w:rPr>
          <w:del w:id="3" w:author="Pyrcz, Michael" w:date="2023-09-14T08:38:00Z"/>
          <w:i/>
          <w:iCs/>
        </w:rPr>
      </w:pPr>
      <w:ins w:id="4" w:author="Pyrcz, Michael" w:date="2023-09-14T08:38:00Z">
        <w:r>
          <w:rPr>
            <w:i/>
            <w:iCs/>
          </w:rPr>
          <w:t>LET’S WRITE A GREAT ABSTRACT</w:t>
        </w:r>
      </w:ins>
      <w:ins w:id="5" w:author="Pyrcz, Michael" w:date="2023-09-14T08:39:00Z">
        <w:r>
          <w:rPr>
            <w:i/>
            <w:iCs/>
          </w:rPr>
          <w:t xml:space="preserve">, use ‘A Scrutiny of the Abstract, II’ </w:t>
        </w:r>
        <w:proofErr w:type="spellStart"/>
        <w:r>
          <w:rPr>
            <w:i/>
            <w:iCs/>
          </w:rPr>
          <w:t>Landes</w:t>
        </w:r>
        <w:proofErr w:type="spellEnd"/>
        <w:r>
          <w:rPr>
            <w:i/>
            <w:iCs/>
          </w:rPr>
          <w:t>, 1966.</w:t>
        </w:r>
      </w:ins>
      <w:del w:id="6" w:author="Pyrcz, Michael" w:date="2023-09-14T08:38:00Z">
        <w:r w:rsidR="00F6327C" w:rsidRPr="00B96850" w:rsidDel="00127325">
          <w:rPr>
            <w:i/>
            <w:iCs/>
          </w:rPr>
          <w:delTex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delText>
        </w:r>
        <w:r w:rsidR="00B96850" w:rsidRPr="00B96850" w:rsidDel="00127325">
          <w:rPr>
            <w:i/>
            <w:iCs/>
          </w:rPr>
          <w:delText xml:space="preserve">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delText>
        </w:r>
      </w:del>
    </w:p>
    <w:p w:rsidR="00127325" w:rsidRDefault="00127325" w:rsidP="00B96850">
      <w:pPr>
        <w:jc w:val="both"/>
        <w:rPr>
          <w:ins w:id="7" w:author="Pyrcz, Michael" w:date="2023-09-14T08:38:00Z"/>
          <w:i/>
          <w:iCs/>
        </w:rPr>
      </w:pPr>
    </w:p>
    <w:p w:rsidR="00127325" w:rsidRPr="00B96850" w:rsidRDefault="00127325" w:rsidP="00B96850">
      <w:pPr>
        <w:jc w:val="both"/>
        <w:rPr>
          <w:ins w:id="8" w:author="Pyrcz, Michael" w:date="2023-09-14T08:38:00Z"/>
          <w:i/>
          <w:iCs/>
        </w:rPr>
      </w:pPr>
    </w:p>
    <w:p w:rsidR="00E615AE" w:rsidRDefault="00E615AE" w:rsidP="00E615AE">
      <w:r w:rsidRPr="00E615AE">
        <w:rPr>
          <w:b/>
          <w:bCs/>
          <w:sz w:val="24"/>
          <w:szCs w:val="24"/>
        </w:rPr>
        <w:t>Keywords</w:t>
      </w:r>
      <w:r>
        <w:t>: Spatiotemporal forecasting, Convolutional neural network, Recurrent neural network, Proxy model</w:t>
      </w:r>
    </w:p>
    <w:p w:rsidR="00E615AE" w:rsidRPr="00E615AE" w:rsidRDefault="00E615AE" w:rsidP="00E615AE">
      <w:pPr>
        <w:pStyle w:val="ListParagraph"/>
        <w:numPr>
          <w:ilvl w:val="0"/>
          <w:numId w:val="2"/>
        </w:numPr>
        <w:rPr>
          <w:b/>
          <w:bCs/>
          <w:sz w:val="28"/>
          <w:szCs w:val="28"/>
        </w:rPr>
      </w:pPr>
      <w:r w:rsidRPr="00E615AE">
        <w:rPr>
          <w:b/>
          <w:bCs/>
          <w:sz w:val="28"/>
          <w:szCs w:val="28"/>
        </w:rPr>
        <w:t>Introduction</w:t>
      </w:r>
    </w:p>
    <w:p w:rsidR="00EE2195" w:rsidRDefault="00710EDF" w:rsidP="00B96850">
      <w:pPr>
        <w:ind w:firstLine="360"/>
        <w:jc w:val="both"/>
        <w:rPr>
          <w:ins w:id="9" w:author="Pyrcz, Michael" w:date="2023-09-14T08:54:00Z"/>
        </w:rPr>
      </w:pPr>
      <w:r>
        <w:t>Geologic CO</w:t>
      </w:r>
      <w:r>
        <w:rPr>
          <w:vertAlign w:val="subscript"/>
        </w:rPr>
        <w:t>2</w:t>
      </w:r>
      <w:r>
        <w:t xml:space="preserve"> sequestration (GCS) </w:t>
      </w:r>
      <w:r w:rsidR="00B96850">
        <w:t>has emerged as</w:t>
      </w:r>
      <w:r>
        <w:t xml:space="preserve"> a </w:t>
      </w:r>
      <w:ins w:id="10" w:author="Pyrcz, Michael" w:date="2023-09-08T13:05:00Z">
        <w:r w:rsidR="00E631E1">
          <w:t>potential</w:t>
        </w:r>
      </w:ins>
      <w:del w:id="11" w:author="Pyrcz, Michael" w:date="2023-09-08T13:05:00Z">
        <w:r w:rsidDel="00E631E1">
          <w:delText>proven</w:delText>
        </w:r>
      </w:del>
      <w:r>
        <w:t xml:space="preserve"> technology </w:t>
      </w:r>
      <w:ins w:id="12" w:author="Pyrcz, Michael" w:date="2023-09-08T13:05:00Z">
        <w:r w:rsidR="00E631E1">
          <w:t>solu</w:t>
        </w:r>
      </w:ins>
      <w:ins w:id="13" w:author="Pyrcz, Michael" w:date="2023-09-08T13:06:00Z">
        <w:r w:rsidR="00E631E1">
          <w:t>t</w:t>
        </w:r>
      </w:ins>
      <w:ins w:id="14" w:author="Pyrcz, Michael" w:date="2023-09-08T13:05:00Z">
        <w:r w:rsidR="00E631E1">
          <w:t xml:space="preserve">ion </w:t>
        </w:r>
      </w:ins>
      <w:commentRangeStart w:id="15"/>
      <w:r>
        <w:t>to</w:t>
      </w:r>
      <w:commentRangeEnd w:id="15"/>
      <w:r w:rsidR="00E631E1">
        <w:rPr>
          <w:rStyle w:val="CommentReference"/>
        </w:rPr>
        <w:commentReference w:id="15"/>
      </w:r>
      <w:r>
        <w:t xml:space="preserve"> reduce anthropogenic greenhouse gas emissions to the atmosphere [citation]</w:t>
      </w:r>
      <w:ins w:id="16" w:author="Pyrcz, Michael" w:date="2023-09-08T13:07:00Z">
        <w:r w:rsidR="00E631E1">
          <w:t xml:space="preserve"> </w:t>
        </w:r>
        <w:commentRangeStart w:id="17"/>
        <w:r w:rsidR="00E631E1">
          <w:t>and</w:t>
        </w:r>
      </w:ins>
      <w:del w:id="18" w:author="Pyrcz, Michael" w:date="2023-09-08T13:07:00Z">
        <w:r w:rsidDel="00E631E1">
          <w:delText>. This</w:delText>
        </w:r>
      </w:del>
      <w:commentRangeEnd w:id="17"/>
      <w:r w:rsidR="00E631E1">
        <w:rPr>
          <w:rStyle w:val="CommentReference"/>
        </w:rPr>
        <w:commentReference w:id="17"/>
      </w:r>
      <w:r>
        <w:t xml:space="preserve"> has become increasingly popular worldwide due to the need to meet international climate protection agreements [citation].</w:t>
      </w:r>
      <w:ins w:id="19" w:author="Pyrcz, Michael" w:date="2023-09-08T13:11:00Z">
        <w:r w:rsidR="00E631E1">
          <w:t xml:space="preserve"> Modeling injected CO2 movement</w:t>
        </w:r>
      </w:ins>
      <w:r>
        <w:t xml:space="preserve"> </w:t>
      </w:r>
      <w:ins w:id="20" w:author="Pyrcz, Michael" w:date="2023-09-08T13:12:00Z">
        <w:r w:rsidR="00E631E1">
          <w:t xml:space="preserve">in the subsurface over and beyond the life of the project is a critical component to </w:t>
        </w:r>
      </w:ins>
      <w:ins w:id="21" w:author="Pyrcz, Michael" w:date="2023-09-08T13:13:00Z">
        <w:r w:rsidR="00E631E1">
          <w:t xml:space="preserve">support </w:t>
        </w:r>
      </w:ins>
      <w:ins w:id="22" w:author="Pyrcz, Michael" w:date="2023-09-08T13:12:00Z">
        <w:r w:rsidR="00E631E1">
          <w:t xml:space="preserve">optimum </w:t>
        </w:r>
      </w:ins>
      <w:ins w:id="23" w:author="Pyrcz, Michael" w:date="2023-09-08T13:13:00Z">
        <w:r w:rsidR="00E631E1">
          <w:t xml:space="preserve">GCS project </w:t>
        </w:r>
      </w:ins>
      <w:ins w:id="24" w:author="Pyrcz, Michael" w:date="2023-09-08T13:12:00Z">
        <w:r w:rsidR="00E631E1">
          <w:t>decision making for safe and secure CO2 sequest</w:t>
        </w:r>
      </w:ins>
      <w:ins w:id="25" w:author="Pyrcz, Michael" w:date="2023-09-08T13:13:00Z">
        <w:r w:rsidR="00E631E1">
          <w:t xml:space="preserve">ration. </w:t>
        </w:r>
      </w:ins>
      <w:r w:rsidR="00B96850">
        <w:t xml:space="preserve">However, there are several technical challenges associated with the </w:t>
      </w:r>
      <w:ins w:id="26" w:author="Pyrcz, Michael" w:date="2023-09-08T13:15:00Z">
        <w:r w:rsidR="00CE69BD">
          <w:t xml:space="preserve">subsurface </w:t>
        </w:r>
      </w:ins>
      <w:r w:rsidR="00B96850">
        <w:t>model</w:t>
      </w:r>
      <w:ins w:id="27" w:author="Pyrcz, Michael" w:date="2023-09-08T13:16:00Z">
        <w:r w:rsidR="00CE69BD">
          <w:t>s</w:t>
        </w:r>
      </w:ins>
      <w:del w:id="28" w:author="Pyrcz, Michael" w:date="2023-09-08T13:16:00Z">
        <w:r w:rsidR="00B96850" w:rsidDel="00CE69BD">
          <w:delText>ing</w:delText>
        </w:r>
      </w:del>
      <w:r w:rsidR="00B96850">
        <w:t xml:space="preserve"> </w:t>
      </w:r>
      <w:ins w:id="29" w:author="Pyrcz, Michael" w:date="2023-09-08T13:16:00Z">
        <w:r w:rsidR="00CE69BD">
          <w:t>to support</w:t>
        </w:r>
      </w:ins>
      <w:del w:id="30" w:author="Pyrcz, Michael" w:date="2023-09-08T13:16:00Z">
        <w:r w:rsidR="00B96850" w:rsidDel="00CE69BD">
          <w:delText>of</w:delText>
        </w:r>
      </w:del>
      <w:r w:rsidR="00B96850">
        <w:t xml:space="preserve"> </w:t>
      </w:r>
      <w:del w:id="31" w:author="Pyrcz, Michael" w:date="2023-09-08T13:15:00Z">
        <w:r w:rsidR="00B96850" w:rsidDel="00CE69BD">
          <w:delText xml:space="preserve">large-scale </w:delText>
        </w:r>
      </w:del>
      <w:r w:rsidR="00B96850">
        <w:t xml:space="preserve">GCS operations. </w:t>
      </w:r>
      <w:r>
        <w:t xml:space="preserve">In order to accurately forecast and monitor subsurface multiphase flow, </w:t>
      </w:r>
      <w:r w:rsidR="00F55611">
        <w:t xml:space="preserve">physics-based high-fidelity </w:t>
      </w:r>
      <w:r>
        <w:t>numerical simulation</w:t>
      </w:r>
      <w:ins w:id="32" w:author="Pyrcz, Michael" w:date="2023-09-08T13:13:00Z">
        <w:r w:rsidR="00CE69BD">
          <w:t>s are</w:t>
        </w:r>
      </w:ins>
      <w:del w:id="33" w:author="Pyrcz, Michael" w:date="2023-09-08T13:13:00Z">
        <w:r w:rsidDel="00CE69BD">
          <w:delText xml:space="preserve"> is</w:delText>
        </w:r>
      </w:del>
      <w:r>
        <w:t xml:space="preserve"> required.</w:t>
      </w:r>
      <w:r w:rsidR="00B96850">
        <w:t xml:space="preserve"> T</w:t>
      </w:r>
      <w:r>
        <w:t xml:space="preserve">hese numerical simulations are computationally intensive and time-consuming since they require iterative solutions of </w:t>
      </w:r>
      <w:del w:id="34" w:author="Pyrcz, Michael" w:date="2023-09-08T13:14:00Z">
        <w:r w:rsidDel="00CE69BD">
          <w:delText>large-scale n</w:delText>
        </w:r>
      </w:del>
      <w:ins w:id="35" w:author="Pyrcz, Michael" w:date="2023-09-08T13:14:00Z">
        <w:r w:rsidR="00CE69BD">
          <w:t>n</w:t>
        </w:r>
      </w:ins>
      <w:r>
        <w:t>onlinear systems of equations</w:t>
      </w:r>
      <w:ins w:id="36" w:author="Pyrcz, Michael" w:date="2023-09-08T13:14:00Z">
        <w:r w:rsidR="00CE69BD">
          <w:t xml:space="preserve"> applied over large </w:t>
        </w:r>
      </w:ins>
      <w:ins w:id="37" w:author="Pyrcz, Michael" w:date="2023-09-08T13:15:00Z">
        <w:r w:rsidR="00CE69BD">
          <w:t>volumes of the subsurface at sufficient resolution to represent heterogeneity</w:t>
        </w:r>
      </w:ins>
      <w:r>
        <w:t xml:space="preserve"> [citation]. </w:t>
      </w:r>
      <w:ins w:id="38" w:author="Pyrcz, Michael" w:date="2023-09-08T13:17:00Z">
        <w:r w:rsidR="00CE69BD">
          <w:t xml:space="preserve">Also, </w:t>
        </w:r>
      </w:ins>
      <w:del w:id="39" w:author="Pyrcz, Michael" w:date="2023-09-08T13:17:00Z">
        <w:r w:rsidR="00F6327C" w:rsidDel="00CE69BD">
          <w:delText>Similarly, d</w:delText>
        </w:r>
      </w:del>
      <w:ins w:id="40" w:author="Pyrcz, Michael" w:date="2023-09-08T13:17:00Z">
        <w:r w:rsidR="00CE69BD">
          <w:t>d</w:t>
        </w:r>
      </w:ins>
      <w:r w:rsidR="00F6327C">
        <w:t>ue to the large degree of uncertainty in subsurface data</w:t>
      </w:r>
      <w:del w:id="41" w:author="Pyrcz, Michael" w:date="2023-09-08T13:17:00Z">
        <w:r w:rsidR="00F6327C" w:rsidDel="00CE69BD">
          <w:delText xml:space="preserve"> collection</w:delText>
        </w:r>
      </w:del>
      <w:r w:rsidR="00F6327C">
        <w:t>,</w:t>
      </w:r>
      <w:ins w:id="42" w:author="Pyrcz, Michael" w:date="2023-09-08T13:17:00Z">
        <w:r w:rsidR="00CE69BD">
          <w:t xml:space="preserve"> and the</w:t>
        </w:r>
      </w:ins>
      <w:r w:rsidR="00F6327C">
        <w:t xml:space="preserve"> </w:t>
      </w:r>
      <w:del w:id="43" w:author="Pyrcz, Michael" w:date="2023-09-08T13:17:00Z">
        <w:r w:rsidR="00F6327C" w:rsidDel="00CE69BD">
          <w:delText xml:space="preserve">inherent uncertainty in the </w:delText>
        </w:r>
      </w:del>
      <w:r w:rsidR="00F6327C">
        <w:t xml:space="preserve">spatial distribution of the properties of heterogeneous porous media </w:t>
      </w:r>
      <w:ins w:id="44" w:author="Pyrcz, Michael" w:date="2023-09-08T13:16:00Z">
        <w:r w:rsidR="00CE69BD">
          <w:t xml:space="preserve">between the sparsely sampled data, </w:t>
        </w:r>
      </w:ins>
      <w:ins w:id="45" w:author="Pyrcz, Michael" w:date="2023-09-08T13:18:00Z">
        <w:r w:rsidR="00CE69BD">
          <w:t xml:space="preserve">GCS operations </w:t>
        </w:r>
      </w:ins>
      <w:r w:rsidR="00F6327C">
        <w:t>require a robust probabilistic</w:t>
      </w:r>
      <w:ins w:id="46" w:author="Pyrcz, Michael" w:date="2023-09-08T13:18:00Z">
        <w:r w:rsidR="00CE69BD">
          <w:t xml:space="preserve">-based uncertainty </w:t>
        </w:r>
      </w:ins>
      <w:del w:id="47" w:author="Pyrcz, Michael" w:date="2023-09-08T13:18:00Z">
        <w:r w:rsidR="00F6327C" w:rsidDel="00CE69BD">
          <w:delText xml:space="preserve"> </w:delText>
        </w:r>
      </w:del>
      <w:r w:rsidR="00F6327C">
        <w:t xml:space="preserve">assessment for improved engineering decision-making [citation]. In order to capture the fine-scale multiphase flow behavior given an uncertain spatial distribution of subsurface properties, a large number of </w:t>
      </w:r>
      <w:del w:id="48" w:author="Pyrcz, Michael" w:date="2023-09-08T13:19:00Z">
        <w:r w:rsidR="00F6327C" w:rsidDel="00CE69BD">
          <w:delText xml:space="preserve">forward </w:delText>
        </w:r>
      </w:del>
      <w:r w:rsidR="00F6327C">
        <w:t>numerical simulation</w:t>
      </w:r>
      <w:del w:id="49" w:author="Pyrcz, Michael" w:date="2023-09-08T13:19:00Z">
        <w:r w:rsidR="00F6327C" w:rsidDel="00CE69BD">
          <w:delText xml:space="preserve"> run</w:delText>
        </w:r>
      </w:del>
      <w:r w:rsidR="00F6327C">
        <w:t xml:space="preserve">s </w:t>
      </w:r>
      <w:proofErr w:type="gramStart"/>
      <w:r w:rsidR="00F6327C">
        <w:t>are</w:t>
      </w:r>
      <w:proofErr w:type="gramEnd"/>
      <w:r w:rsidR="00F6327C">
        <w:t xml:space="preserve"> required, leading to very high computational costs [</w:t>
      </w:r>
      <w:commentRangeStart w:id="50"/>
      <w:r w:rsidR="00F6327C">
        <w:t>citation</w:t>
      </w:r>
      <w:commentRangeEnd w:id="50"/>
      <w:r w:rsidR="00EE2195">
        <w:rPr>
          <w:rStyle w:val="CommentReference"/>
        </w:rPr>
        <w:commentReference w:id="50"/>
      </w:r>
      <w:r w:rsidR="00F6327C">
        <w:t xml:space="preserve">]. </w:t>
      </w:r>
    </w:p>
    <w:p w:rsidR="00B96850" w:rsidDel="00EE2195" w:rsidRDefault="00F6327C" w:rsidP="00B96850">
      <w:pPr>
        <w:ind w:firstLine="360"/>
        <w:jc w:val="both"/>
        <w:rPr>
          <w:del w:id="51" w:author="Pyrcz, Michael" w:date="2023-09-14T08:55:00Z"/>
        </w:rPr>
      </w:pPr>
      <w:r>
        <w:t xml:space="preserve">To overcome this, machine learning techniques have emerged as candidate </w:t>
      </w:r>
      <w:ins w:id="52" w:author="Pyrcz, Michael" w:date="2023-09-08T13:19:00Z">
        <w:r w:rsidR="00CE69BD">
          <w:t xml:space="preserve">proxy </w:t>
        </w:r>
      </w:ins>
      <w:commentRangeStart w:id="53"/>
      <w:del w:id="54" w:author="Pyrcz, Michael" w:date="2023-09-08T13:19:00Z">
        <w:r w:rsidDel="00CE69BD">
          <w:delText xml:space="preserve">reduced-order </w:delText>
        </w:r>
      </w:del>
      <w:r>
        <w:t>models</w:t>
      </w:r>
      <w:commentRangeEnd w:id="53"/>
      <w:r w:rsidR="00CE69BD">
        <w:rPr>
          <w:rStyle w:val="CommentReference"/>
        </w:rPr>
        <w:commentReference w:id="53"/>
      </w:r>
      <w:r w:rsidR="003D5167">
        <w:t xml:space="preserve"> </w:t>
      </w:r>
      <w:ins w:id="55" w:author="Pyrcz, Michael" w:date="2023-09-14T09:00:00Z">
        <w:r w:rsidR="00EE2195">
          <w:t xml:space="preserve">due to their ability </w:t>
        </w:r>
      </w:ins>
      <w:del w:id="56" w:author="Pyrcz, Michael" w:date="2023-09-08T13:20:00Z">
        <w:r w:rsidR="003D5167" w:rsidDel="00CE69BD">
          <w:delText>(ROMs)</w:delText>
        </w:r>
        <w:r w:rsidDel="00CE69BD">
          <w:delText xml:space="preserve"> </w:delText>
        </w:r>
      </w:del>
      <w:del w:id="57" w:author="Pyrcz, Michael" w:date="2023-09-14T09:00:00Z">
        <w:r w:rsidDel="00EE2195">
          <w:delText>for</w:delText>
        </w:r>
      </w:del>
      <w:ins w:id="58" w:author="Pyrcz, Michael" w:date="2023-09-14T09:00:00Z">
        <w:r w:rsidR="00EE2195">
          <w:t xml:space="preserve">to perform </w:t>
        </w:r>
      </w:ins>
      <w:ins w:id="59" w:author="Pyrcz, Michael" w:date="2023-09-08T13:25:00Z">
        <w:r w:rsidR="00A62CAF">
          <w:t xml:space="preserve">dimensionality </w:t>
        </w:r>
        <w:commentRangeStart w:id="60"/>
        <w:r w:rsidR="00A62CAF">
          <w:t>reduction for</w:t>
        </w:r>
      </w:ins>
      <w:r>
        <w:t xml:space="preserve"> efficient </w:t>
      </w:r>
      <w:ins w:id="61" w:author="Pyrcz, Michael" w:date="2023-09-14T09:00:00Z">
        <w:r w:rsidR="00EE2195">
          <w:t xml:space="preserve">problem </w:t>
        </w:r>
      </w:ins>
      <w:r>
        <w:t>parameterization</w:t>
      </w:r>
      <w:ins w:id="62" w:author="Pyrcz, Michael" w:date="2023-09-08T13:25:00Z">
        <w:r w:rsidR="00A62CAF">
          <w:t>,</w:t>
        </w:r>
      </w:ins>
      <w:r>
        <w:t xml:space="preserve"> and </w:t>
      </w:r>
      <w:ins w:id="63" w:author="Pyrcz, Michael" w:date="2023-09-14T09:01:00Z">
        <w:r w:rsidR="00EE2195">
          <w:t xml:space="preserve">to calculate </w:t>
        </w:r>
      </w:ins>
      <w:ins w:id="64" w:author="Pyrcz, Michael" w:date="2023-09-08T13:25:00Z">
        <w:r w:rsidR="00A62CAF">
          <w:t xml:space="preserve">fast </w:t>
        </w:r>
      </w:ins>
      <w:r>
        <w:t>prediction</w:t>
      </w:r>
      <w:ins w:id="65" w:author="Pyrcz, Michael" w:date="2023-09-14T09:01:00Z">
        <w:r w:rsidR="00EE2195">
          <w:t>s</w:t>
        </w:r>
      </w:ins>
      <w:r>
        <w:t xml:space="preserve"> of subsurface flow and transport behavior</w:t>
      </w:r>
      <w:ins w:id="66" w:author="Pyrcz, Michael" w:date="2023-09-08T13:25:00Z">
        <w:r w:rsidR="00A62CAF">
          <w:t xml:space="preserve"> for real</w:t>
        </w:r>
      </w:ins>
      <w:ins w:id="67" w:author="Pyrcz, Michael" w:date="2023-09-08T13:26:00Z">
        <w:r w:rsidR="00A62CAF">
          <w:t>-</w:t>
        </w:r>
      </w:ins>
      <w:ins w:id="68" w:author="Pyrcz, Michael" w:date="2023-09-08T13:25:00Z">
        <w:r w:rsidR="00A62CAF">
          <w:t>time</w:t>
        </w:r>
      </w:ins>
      <w:ins w:id="69" w:author="Pyrcz, Michael" w:date="2023-09-08T13:26:00Z">
        <w:r w:rsidR="00A62CAF">
          <w:t xml:space="preserve"> feedback on the impact of geological and engineering controls on CO2 behavior in the subsurface over </w:t>
        </w:r>
        <w:proofErr w:type="gramStart"/>
        <w:r w:rsidR="00A62CAF">
          <w:t>time</w:t>
        </w:r>
      </w:ins>
      <w:ins w:id="70" w:author="Pyrcz, Michael" w:date="2023-09-08T13:25:00Z">
        <w:r w:rsidR="00A62CAF">
          <w:t xml:space="preserve"> </w:t>
        </w:r>
      </w:ins>
      <w:r>
        <w:t xml:space="preserve"> [</w:t>
      </w:r>
      <w:proofErr w:type="gramEnd"/>
      <w:r>
        <w:t>citation].</w:t>
      </w:r>
      <w:commentRangeEnd w:id="60"/>
      <w:r w:rsidR="00A62CAF">
        <w:rPr>
          <w:rStyle w:val="CommentReference"/>
        </w:rPr>
        <w:commentReference w:id="60"/>
      </w:r>
    </w:p>
    <w:p w:rsidR="00F24F77" w:rsidRDefault="00EE2195" w:rsidP="00C42941">
      <w:pPr>
        <w:ind w:firstLine="360"/>
        <w:jc w:val="both"/>
        <w:rPr>
          <w:ins w:id="71" w:author="Pyrcz, Michael" w:date="2023-09-14T09:11:00Z"/>
        </w:rPr>
      </w:pPr>
      <w:ins w:id="72" w:author="Pyrcz, Michael" w:date="2023-09-14T08:55:00Z">
        <w:r>
          <w:t xml:space="preserve"> </w:t>
        </w:r>
      </w:ins>
      <w:ins w:id="73" w:author="Pyrcz, Michael" w:date="2023-09-14T09:01:00Z">
        <w:r>
          <w:t xml:space="preserve">These are enabled by </w:t>
        </w:r>
      </w:ins>
      <w:del w:id="74" w:author="Pyrcz, Michael" w:date="2023-09-14T09:01:00Z">
        <w:r w:rsidR="00F54B5D" w:rsidDel="00EE2195">
          <w:delText>R</w:delText>
        </w:r>
      </w:del>
      <w:ins w:id="75" w:author="Pyrcz, Michael" w:date="2023-09-14T09:01:00Z">
        <w:r>
          <w:t>r</w:t>
        </w:r>
      </w:ins>
      <w:r w:rsidR="00F54B5D">
        <w:t xml:space="preserve">ecent advancements </w:t>
      </w:r>
      <w:ins w:id="76" w:author="Pyrcz, Michael" w:date="2023-09-14T09:02:00Z">
        <w:r>
          <w:t xml:space="preserve">in </w:t>
        </w:r>
      </w:ins>
      <w:ins w:id="77" w:author="Pyrcz, Michael" w:date="2023-09-14T09:01:00Z">
        <w:r>
          <w:t xml:space="preserve">deep learning algorithms and </w:t>
        </w:r>
      </w:ins>
      <w:r w:rsidR="00F54B5D">
        <w:t xml:space="preserve">in computing </w:t>
      </w:r>
      <w:ins w:id="78" w:author="Pyrcz, Michael" w:date="2023-09-14T09:02:00Z">
        <w:r>
          <w:t xml:space="preserve">architecture and </w:t>
        </w:r>
      </w:ins>
      <w:r w:rsidR="00F54B5D">
        <w:t>power</w:t>
      </w:r>
      <w:r w:rsidR="00AD78AA">
        <w:t xml:space="preserve">, </w:t>
      </w:r>
      <w:ins w:id="79" w:author="Pyrcz, Michael" w:date="2023-09-14T09:02:00Z">
        <w:r>
          <w:t xml:space="preserve">enabling </w:t>
        </w:r>
      </w:ins>
      <w:del w:id="80" w:author="Pyrcz, Michael" w:date="2023-09-14T09:02:00Z">
        <w:r w:rsidR="00AD78AA" w:rsidDel="00EE2195">
          <w:delText>specifically</w:delText>
        </w:r>
      </w:del>
      <w:r w:rsidR="00AD78AA">
        <w:t xml:space="preserve"> </w:t>
      </w:r>
      <w:r w:rsidR="00F54B5D">
        <w:t>GPU-enabled neural network models</w:t>
      </w:r>
      <w:del w:id="81" w:author="Pyrcz, Michael" w:date="2023-09-14T09:03:00Z">
        <w:r w:rsidR="00AD78AA" w:rsidDel="00EE2195">
          <w:delText>,</w:delText>
        </w:r>
      </w:del>
      <w:r w:rsidR="00F54B5D">
        <w:t xml:space="preserve"> </w:t>
      </w:r>
      <w:ins w:id="82" w:author="Pyrcz, Michael" w:date="2023-09-14T09:02:00Z">
        <w:r>
          <w:t xml:space="preserve">that </w:t>
        </w:r>
      </w:ins>
      <w:r w:rsidR="00F54B5D">
        <w:t>have accelerated the field</w:t>
      </w:r>
      <w:r w:rsidR="00AD78AA">
        <w:t>s</w:t>
      </w:r>
      <w:r w:rsidR="00F54B5D">
        <w:t xml:space="preserve"> of forward and inverse modeling [citation]. Classical </w:t>
      </w:r>
      <w:ins w:id="83" w:author="Pyrcz, Michael" w:date="2023-09-08T13:28:00Z">
        <w:r w:rsidR="00A62CAF">
          <w:t>statistical modeling methods</w:t>
        </w:r>
      </w:ins>
      <w:del w:id="84" w:author="Pyrcz, Michael" w:date="2023-09-08T13:28:00Z">
        <w:r w:rsidR="00F54B5D" w:rsidDel="00A62CAF">
          <w:delText>techniques</w:delText>
        </w:r>
      </w:del>
      <w:r w:rsidR="00F54B5D">
        <w:t xml:space="preserve"> are often hindered by the size of the models and </w:t>
      </w:r>
      <w:ins w:id="85" w:author="Pyrcz, Michael" w:date="2023-09-14T09:03:00Z">
        <w:r>
          <w:t xml:space="preserve">their conditioning big </w:t>
        </w:r>
      </w:ins>
      <w:r w:rsidR="00F54B5D">
        <w:t xml:space="preserve">data, </w:t>
      </w:r>
      <w:ins w:id="86" w:author="Pyrcz, Michael" w:date="2023-09-14T09:03:00Z">
        <w:r>
          <w:t>i.e., that is data with</w:t>
        </w:r>
      </w:ins>
      <w:del w:id="87" w:author="Pyrcz, Michael" w:date="2023-09-14T09:03:00Z">
        <w:r w:rsidR="00F54B5D" w:rsidDel="00EE2195">
          <w:delText>specifically the</w:delText>
        </w:r>
      </w:del>
      <w:r w:rsidR="00F54B5D">
        <w:t xml:space="preserve"> volume, velocity, variety, value, and veracity </w:t>
      </w:r>
      <w:del w:id="88" w:author="Pyrcz, Michael" w:date="2023-09-14T09:04:00Z">
        <w:r w:rsidR="00F54B5D" w:rsidDel="00EE2195">
          <w:delText xml:space="preserve">encountered in big data </w:delText>
        </w:r>
      </w:del>
      <w:r w:rsidR="00F54B5D">
        <w:t xml:space="preserve">[citation]. By analyzing </w:t>
      </w:r>
      <w:del w:id="89" w:author="Pyrcz, Michael" w:date="2023-09-14T09:04:00Z">
        <w:r w:rsidR="00F54B5D" w:rsidDel="00EE2195">
          <w:delText xml:space="preserve">extensive </w:delText>
        </w:r>
      </w:del>
      <w:ins w:id="90" w:author="Pyrcz, Michael" w:date="2023-09-14T09:04:00Z">
        <w:r>
          <w:t xml:space="preserve">big </w:t>
        </w:r>
      </w:ins>
      <w:r w:rsidR="00F54B5D">
        <w:t xml:space="preserve">data sets, machine learning techniques can uncover complex </w:t>
      </w:r>
      <w:del w:id="91" w:author="Pyrcz, Michael" w:date="2023-09-14T09:04:00Z">
        <w:r w:rsidR="00F54B5D" w:rsidDel="00DE18D9">
          <w:delText xml:space="preserve">latent </w:delText>
        </w:r>
      </w:del>
      <w:r w:rsidR="00F54B5D">
        <w:t>patterns and relationships</w:t>
      </w:r>
      <w:ins w:id="92" w:author="Pyrcz, Michael" w:date="2023-09-14T09:05:00Z">
        <w:r w:rsidR="00DE18D9">
          <w:t xml:space="preserve"> in lower dimensional, latent feature, representations</w:t>
        </w:r>
      </w:ins>
      <w:r w:rsidR="00F54B5D">
        <w:t xml:space="preserve"> that may not be discernible through traditional </w:t>
      </w:r>
      <w:ins w:id="93" w:author="Pyrcz, Michael" w:date="2023-09-14T09:05:00Z">
        <w:r w:rsidR="00DE18D9">
          <w:t xml:space="preserve">statistical and geostatistical </w:t>
        </w:r>
      </w:ins>
      <w:r w:rsidR="00F54B5D">
        <w:t>methods [citation]. When combined with</w:t>
      </w:r>
      <w:r w:rsidR="003D5167">
        <w:t xml:space="preserve"> a </w:t>
      </w:r>
      <w:commentRangeStart w:id="94"/>
      <w:r w:rsidR="003D5167">
        <w:t xml:space="preserve">reduced-order </w:t>
      </w:r>
      <w:commentRangeEnd w:id="94"/>
      <w:r w:rsidR="00DE18D9">
        <w:rPr>
          <w:rStyle w:val="CommentReference"/>
        </w:rPr>
        <w:commentReference w:id="94"/>
      </w:r>
      <w:r w:rsidR="003D5167">
        <w:t>modeling framework</w:t>
      </w:r>
      <w:r w:rsidR="00F54B5D">
        <w:t xml:space="preserve">, machine learning approaches can </w:t>
      </w:r>
      <w:r w:rsidR="003F4619">
        <w:t xml:space="preserve">efficiently and accurately exploit latent or </w:t>
      </w:r>
      <w:commentRangeStart w:id="95"/>
      <w:r w:rsidR="003F4619">
        <w:t>salient</w:t>
      </w:r>
      <w:commentRangeEnd w:id="95"/>
      <w:r w:rsidR="00DE18D9">
        <w:rPr>
          <w:rStyle w:val="CommentReference"/>
        </w:rPr>
        <w:commentReference w:id="95"/>
      </w:r>
      <w:r w:rsidR="003F4619">
        <w:t xml:space="preserve"> features hidden in the data, removing redundancies or noise, and decreasing the order of the problem significantly [citation]. </w:t>
      </w:r>
    </w:p>
    <w:p w:rsidR="00E45A5F" w:rsidRDefault="00F24F77" w:rsidP="00C42941">
      <w:pPr>
        <w:ind w:firstLine="360"/>
        <w:jc w:val="both"/>
      </w:pPr>
      <w:ins w:id="96" w:author="Pyrcz, Michael" w:date="2023-09-14T09:11:00Z">
        <w:r>
          <w:t>Machine learning</w:t>
        </w:r>
      </w:ins>
      <w:del w:id="97" w:author="Pyrcz, Michael" w:date="2023-09-14T09:11:00Z">
        <w:r w:rsidR="003F4619" w:rsidDel="00F24F77">
          <w:delText>These</w:delText>
        </w:r>
      </w:del>
      <w:r w:rsidR="003F4619">
        <w:t xml:space="preserve"> approaches </w:t>
      </w:r>
      <w:ins w:id="98" w:author="Pyrcz, Michael" w:date="2023-09-14T09:11:00Z">
        <w:r>
          <w:t xml:space="preserve">applied to the subsurface </w:t>
        </w:r>
      </w:ins>
      <w:commentRangeStart w:id="99"/>
      <w:del w:id="100" w:author="Pyrcz, Michael" w:date="2023-09-14T09:12:00Z">
        <w:r w:rsidR="003F4619" w:rsidDel="00F24F77">
          <w:delText>can often be</w:delText>
        </w:r>
      </w:del>
      <w:ins w:id="101" w:author="Pyrcz, Michael" w:date="2023-09-14T09:12:00Z">
        <w:r>
          <w:t>are</w:t>
        </w:r>
        <w:commentRangeEnd w:id="99"/>
        <w:r>
          <w:rPr>
            <w:rStyle w:val="CommentReference"/>
          </w:rPr>
          <w:commentReference w:id="99"/>
        </w:r>
      </w:ins>
      <w:r w:rsidR="003F4619">
        <w:t xml:space="preserve"> divided into two main categories, namely purely data-driven </w:t>
      </w:r>
      <w:del w:id="102" w:author="Pyrcz, Michael" w:date="2023-09-14T09:13:00Z">
        <w:r w:rsidR="003F4619" w:rsidDel="006768EB">
          <w:delText>mapping operators</w:delText>
        </w:r>
      </w:del>
      <w:ins w:id="103" w:author="Pyrcz, Michael" w:date="2023-09-14T09:13:00Z">
        <w:r w:rsidR="006768EB">
          <w:t>models</w:t>
        </w:r>
      </w:ins>
      <w:r w:rsidR="003F4619">
        <w:t xml:space="preserve"> or physics-informed </w:t>
      </w:r>
      <w:del w:id="104" w:author="Pyrcz, Michael" w:date="2023-09-14T09:13:00Z">
        <w:r w:rsidR="003F4619" w:rsidDel="006768EB">
          <w:delText>neural networks (PINNs).</w:delText>
        </w:r>
      </w:del>
      <w:ins w:id="105" w:author="Pyrcz, Michael" w:date="2023-09-14T09:13:00Z">
        <w:r w:rsidR="006768EB">
          <w:t>models.</w:t>
        </w:r>
      </w:ins>
      <w:r w:rsidR="003F4619">
        <w:t xml:space="preserve"> </w:t>
      </w:r>
      <w:ins w:id="106" w:author="Pyrcz, Michael" w:date="2023-09-14T09:13:00Z">
        <w:r w:rsidR="006768EB">
          <w:t>O</w:t>
        </w:r>
      </w:ins>
      <w:ins w:id="107" w:author="Pyrcz, Michael" w:date="2023-09-14T09:14:00Z">
        <w:r w:rsidR="006768EB">
          <w:t xml:space="preserve">NE SENTENCE DEFINING DATA_DRIVEN. </w:t>
        </w:r>
      </w:ins>
      <w:r w:rsidR="003F4619">
        <w:t>Typically, the training process</w:t>
      </w:r>
      <w:ins w:id="108" w:author="Pyrcz, Michael" w:date="2023-09-14T09:15:00Z">
        <w:r w:rsidR="00610731">
          <w:t xml:space="preserve"> to match training data</w:t>
        </w:r>
      </w:ins>
      <w:r w:rsidR="003F4619">
        <w:t xml:space="preserve"> for PINNs is </w:t>
      </w:r>
      <w:del w:id="109" w:author="Pyrcz, Michael" w:date="2023-09-14T09:14:00Z">
        <w:r w:rsidR="003F4619" w:rsidDel="00610731">
          <w:delText xml:space="preserve">done </w:delText>
        </w:r>
      </w:del>
      <w:ins w:id="110" w:author="Pyrcz, Michael" w:date="2023-09-14T09:14:00Z">
        <w:r w:rsidR="00610731">
          <w:t xml:space="preserve">regularized </w:t>
        </w:r>
      </w:ins>
      <w:ins w:id="111" w:author="Pyrcz, Michael" w:date="2023-09-14T09:15:00Z">
        <w:r w:rsidR="00610731">
          <w:t>with</w:t>
        </w:r>
      </w:ins>
      <w:del w:id="112" w:author="Pyrcz, Michael" w:date="2023-09-14T09:15:00Z">
        <w:r w:rsidR="003F4619" w:rsidDel="00610731">
          <w:delText>by</w:delText>
        </w:r>
      </w:del>
      <w:r w:rsidR="003F4619">
        <w:t xml:space="preserve"> the minimization of the (physical) loss from the residual of the governing partial differential equations</w:t>
      </w:r>
      <w:r w:rsidR="00DA0725">
        <w:t xml:space="preserve"> (PDEs)</w:t>
      </w:r>
      <w:r w:rsidR="003F4619">
        <w:t xml:space="preserve"> </w:t>
      </w:r>
      <w:del w:id="113" w:author="Pyrcz, Michael" w:date="2023-09-14T09:15:00Z">
        <w:r w:rsidR="003F4619" w:rsidDel="00610731">
          <w:delText xml:space="preserve">that govern the system </w:delText>
        </w:r>
      </w:del>
      <w:r w:rsidR="003F4619">
        <w:t xml:space="preserve">along with the losses associated with the initial and boundary conditions [citation]. </w:t>
      </w:r>
      <w:commentRangeStart w:id="114"/>
      <w:r w:rsidR="003F4619">
        <w:t>However, o</w:t>
      </w:r>
      <w:ins w:id="115" w:author="Pyrcz, Michael" w:date="2023-09-14T09:15:00Z">
        <w:r w:rsidR="00610731">
          <w:t>th</w:t>
        </w:r>
      </w:ins>
      <w:del w:id="116" w:author="Pyrcz, Michael" w:date="2023-09-14T09:15:00Z">
        <w:r w:rsidR="003F4619" w:rsidDel="00610731">
          <w:delText>v</w:delText>
        </w:r>
      </w:del>
      <w:r w:rsidR="003F4619">
        <w:t xml:space="preserve">er variants of PINNs such as physics-guided or physics-constrained neural networks have also proven useful for subsurface energy resource engineering applications [citation]. </w:t>
      </w:r>
      <w:commentRangeEnd w:id="114"/>
      <w:r w:rsidR="00610731">
        <w:rPr>
          <w:rStyle w:val="CommentReference"/>
        </w:rPr>
        <w:commentReference w:id="114"/>
      </w:r>
      <w:commentRangeStart w:id="117"/>
      <w:r w:rsidR="003F4619">
        <w:t xml:space="preserve">On the other hand, data-driven mapping operators, or proxy models, are neural network architectures trained with labeled data that produce a mapping from </w:t>
      </w:r>
      <w:ins w:id="118" w:author="Pyrcz, Michael" w:date="2023-09-14T09:23:00Z">
        <w:r w:rsidR="00F52BF1">
          <w:t xml:space="preserve">input </w:t>
        </w:r>
      </w:ins>
      <w:ins w:id="119" w:author="Pyrcz, Michael" w:date="2023-09-14T09:22:00Z">
        <w:r w:rsidR="00F52BF1">
          <w:t>predictor</w:t>
        </w:r>
      </w:ins>
      <w:del w:id="120" w:author="Pyrcz, Michael" w:date="2023-09-14T09:22:00Z">
        <w:r w:rsidR="003F4619" w:rsidDel="00F52BF1">
          <w:delText>input</w:delText>
        </w:r>
      </w:del>
      <w:r w:rsidR="003F4619">
        <w:t xml:space="preserve"> features to output </w:t>
      </w:r>
      <w:ins w:id="121" w:author="Pyrcz, Michael" w:date="2023-09-14T09:23:00Z">
        <w:r w:rsidR="00F52BF1">
          <w:t xml:space="preserve">response </w:t>
        </w:r>
        <w:commentRangeStart w:id="122"/>
        <w:r w:rsidR="00F52BF1">
          <w:t>features</w:t>
        </w:r>
      </w:ins>
      <w:del w:id="123" w:author="Pyrcz, Michael" w:date="2023-09-14T09:23:00Z">
        <w:r w:rsidR="003F4619" w:rsidDel="00F52BF1">
          <w:delText>parameters</w:delText>
        </w:r>
      </w:del>
      <w:commentRangeEnd w:id="122"/>
      <w:r w:rsidR="00F52BF1">
        <w:rPr>
          <w:rStyle w:val="CommentReference"/>
        </w:rPr>
        <w:commentReference w:id="122"/>
      </w:r>
      <w:r w:rsidR="003F4619">
        <w:t xml:space="preserve"> [citation]. </w:t>
      </w:r>
      <w:commentRangeEnd w:id="117"/>
      <w:r w:rsidR="00F52BF1">
        <w:rPr>
          <w:rStyle w:val="CommentReference"/>
        </w:rPr>
        <w:commentReference w:id="117"/>
      </w:r>
      <w:commentRangeStart w:id="124"/>
      <w:r w:rsidR="003F4619">
        <w:t>This</w:t>
      </w:r>
      <w:commentRangeEnd w:id="124"/>
      <w:r w:rsidR="00610731">
        <w:rPr>
          <w:rStyle w:val="CommentReference"/>
        </w:rPr>
        <w:commentReference w:id="124"/>
      </w:r>
      <w:r w:rsidR="003F4619">
        <w:t xml:space="preserve"> procedure requires significant amounts of training data but </w:t>
      </w:r>
      <w:ins w:id="125" w:author="Pyrcz, Michael" w:date="2023-09-14T09:18:00Z">
        <w:r w:rsidR="00F52BF1">
          <w:t xml:space="preserve">once trained these prediction models </w:t>
        </w:r>
      </w:ins>
      <w:r w:rsidR="003F4619">
        <w:t xml:space="preserve">can be applied </w:t>
      </w:r>
      <w:ins w:id="126" w:author="Pyrcz, Michael" w:date="2023-09-14T09:18:00Z">
        <w:r w:rsidR="00F52BF1">
          <w:t>over</w:t>
        </w:r>
      </w:ins>
      <w:del w:id="127" w:author="Pyrcz, Michael" w:date="2023-09-14T09:18:00Z">
        <w:r w:rsidR="003F4619" w:rsidDel="00F52BF1">
          <w:delText>to</w:delText>
        </w:r>
      </w:del>
      <w:r w:rsidR="003F4619">
        <w:t xml:space="preserve"> a wide variety of settings and conditions </w:t>
      </w:r>
      <w:ins w:id="128" w:author="Pyrcz, Michael" w:date="2023-09-14T09:19:00Z">
        <w:r w:rsidR="00F52BF1">
          <w:t xml:space="preserve">for which they have been specifically </w:t>
        </w:r>
        <w:commentRangeStart w:id="129"/>
        <w:r w:rsidR="00F52BF1">
          <w:t>trained</w:t>
        </w:r>
        <w:commentRangeEnd w:id="129"/>
        <w:r w:rsidR="00F52BF1">
          <w:rPr>
            <w:rStyle w:val="CommentReference"/>
          </w:rPr>
          <w:commentReference w:id="129"/>
        </w:r>
        <w:r w:rsidR="00F52BF1">
          <w:t xml:space="preserve"> </w:t>
        </w:r>
      </w:ins>
      <w:r w:rsidR="003F4619">
        <w:t>[citation</w:t>
      </w:r>
      <w:r w:rsidR="00C42941">
        <w:t>]</w:t>
      </w:r>
      <w:ins w:id="130" w:author="Pyrcz, Michael" w:date="2023-09-14T09:18:00Z">
        <w:r w:rsidR="00F52BF1">
          <w:t>,</w:t>
        </w:r>
      </w:ins>
      <w:r w:rsidR="00C42941">
        <w:t xml:space="preserve"> but</w:t>
      </w:r>
      <w:r w:rsidR="00DA0725">
        <w:t xml:space="preserve"> suffer from </w:t>
      </w:r>
      <w:commentRangeStart w:id="131"/>
      <w:r w:rsidR="00DA0725">
        <w:t>lack of generalization</w:t>
      </w:r>
      <w:ins w:id="132" w:author="Pyrcz, Michael" w:date="2023-09-14T09:20:00Z">
        <w:r w:rsidR="00F52BF1">
          <w:t xml:space="preserve">, i.e., </w:t>
        </w:r>
      </w:ins>
      <w:del w:id="133" w:author="Pyrcz, Michael" w:date="2023-09-14T09:20:00Z">
        <w:r w:rsidR="00DA0725" w:rsidDel="00F52BF1">
          <w:delText xml:space="preserve"> and struggle to</w:delText>
        </w:r>
      </w:del>
      <w:ins w:id="134" w:author="Pyrcz, Michael" w:date="2023-09-14T09:20:00Z">
        <w:r w:rsidR="00F52BF1">
          <w:t>inability to</w:t>
        </w:r>
      </w:ins>
      <w:r w:rsidR="00DA0725">
        <w:t xml:space="preserve"> provide accurate predictions away from </w:t>
      </w:r>
      <w:commentRangeStart w:id="135"/>
      <w:r w:rsidR="00DA0725">
        <w:t>the</w:t>
      </w:r>
      <w:commentRangeEnd w:id="135"/>
      <w:r w:rsidR="00F52BF1">
        <w:rPr>
          <w:rStyle w:val="CommentReference"/>
        </w:rPr>
        <w:commentReference w:id="135"/>
      </w:r>
      <w:r w:rsidR="00DA0725">
        <w:t xml:space="preserve"> </w:t>
      </w:r>
      <w:del w:id="136" w:author="Pyrcz, Michael" w:date="2023-09-14T09:20:00Z">
        <w:r w:rsidR="00DA0725" w:rsidDel="00F52BF1">
          <w:delText xml:space="preserve">domain of the </w:delText>
        </w:r>
      </w:del>
      <w:r w:rsidR="00DA0725">
        <w:t>training data</w:t>
      </w:r>
      <w:commentRangeEnd w:id="131"/>
      <w:r w:rsidR="00F52BF1">
        <w:rPr>
          <w:rStyle w:val="CommentReference"/>
        </w:rPr>
        <w:commentReference w:id="131"/>
      </w:r>
      <w:r w:rsidR="00C42941">
        <w:t>.</w:t>
      </w:r>
      <w:r w:rsidR="003F4619">
        <w:t xml:space="preserve"> </w:t>
      </w:r>
      <w:r w:rsidR="00C42941">
        <w:t xml:space="preserve">For both </w:t>
      </w:r>
      <w:ins w:id="137" w:author="Pyrcz, Michael" w:date="2023-09-14T09:24:00Z">
        <w:r w:rsidR="00F52BF1">
          <w:t xml:space="preserve">data-driven and physics-informed </w:t>
        </w:r>
      </w:ins>
      <w:r w:rsidR="00C42941">
        <w:t>approaches, t</w:t>
      </w:r>
      <w:r w:rsidR="003F4619">
        <w:t xml:space="preserve">ypically, spatial relationships are </w:t>
      </w:r>
      <w:commentRangeStart w:id="138"/>
      <w:ins w:id="139" w:author="Pyrcz, Michael" w:date="2023-09-14T09:24:00Z">
        <w:r w:rsidR="0046181B">
          <w:t>modeled</w:t>
        </w:r>
      </w:ins>
      <w:del w:id="140" w:author="Pyrcz, Michael" w:date="2023-09-14T09:24:00Z">
        <w:r w:rsidR="003F4619" w:rsidDel="0046181B">
          <w:delText>captured</w:delText>
        </w:r>
      </w:del>
      <w:commentRangeEnd w:id="138"/>
      <w:r w:rsidR="0046181B">
        <w:rPr>
          <w:rStyle w:val="CommentReference"/>
        </w:rPr>
        <w:commentReference w:id="138"/>
      </w:r>
      <w:r w:rsidR="003F4619">
        <w:t xml:space="preserve"> through convolutional neural networks (CNNs) and the temporal relationships through recurrent neural networks (RNNs) [citation]</w:t>
      </w:r>
      <w:r w:rsidR="00C42941">
        <w:t>, but</w:t>
      </w:r>
      <w:r w:rsidR="00AD78AA">
        <w:t xml:space="preserve"> recent advancements in transformer-based architectures </w:t>
      </w:r>
      <w:del w:id="141" w:author="Pyrcz, Michael" w:date="2023-09-14T09:26:00Z">
        <w:r w:rsidR="00AD78AA" w:rsidDel="00913AD1">
          <w:delText xml:space="preserve">are showing </w:delText>
        </w:r>
      </w:del>
      <w:r w:rsidR="00AD78AA">
        <w:t>improve</w:t>
      </w:r>
      <w:del w:id="142" w:author="Pyrcz, Michael" w:date="2023-09-14T09:26:00Z">
        <w:r w:rsidR="00AD78AA" w:rsidDel="00913AD1">
          <w:delText>d</w:delText>
        </w:r>
      </w:del>
      <w:r w:rsidR="00AD78AA">
        <w:t xml:space="preserve"> performance compared to the </w:t>
      </w:r>
      <w:del w:id="143" w:author="Pyrcz, Michael" w:date="2023-09-14T09:27:00Z">
        <w:r w:rsidR="00AD78AA" w:rsidDel="00913AD1">
          <w:delText xml:space="preserve">aforementioned </w:delText>
        </w:r>
      </w:del>
      <w:ins w:id="144" w:author="Pyrcz, Michael" w:date="2023-09-14T09:27:00Z">
        <w:r w:rsidR="00913AD1">
          <w:t>CNN and RNN methods</w:t>
        </w:r>
      </w:ins>
      <w:del w:id="145" w:author="Pyrcz, Michael" w:date="2023-09-14T09:27:00Z">
        <w:r w:rsidR="00AD78AA" w:rsidDel="00913AD1">
          <w:delText>techniques</w:delText>
        </w:r>
      </w:del>
      <w:r w:rsidR="00AD78AA">
        <w:t xml:space="preserve"> [citation]. </w:t>
      </w:r>
      <w:commentRangeStart w:id="146"/>
      <w:r w:rsidR="003F4619">
        <w:t>In general, efficient compression of the input features into a representative latent space is proven as an effective approach for spatial and temporal parameterization of the forward or inverse problem.</w:t>
      </w:r>
      <w:commentRangeEnd w:id="146"/>
      <w:r w:rsidR="00913AD1">
        <w:rPr>
          <w:rStyle w:val="CommentReference"/>
        </w:rPr>
        <w:commentReference w:id="146"/>
      </w:r>
    </w:p>
    <w:p w:rsidR="00856CC7" w:rsidRDefault="00B96850" w:rsidP="00B96850">
      <w:pPr>
        <w:ind w:firstLine="360"/>
        <w:jc w:val="both"/>
      </w:pPr>
      <w:r>
        <w:t xml:space="preserve">A number of </w:t>
      </w:r>
      <w:r w:rsidR="00F55611">
        <w:t>machine</w:t>
      </w:r>
      <w:r>
        <w:t xml:space="preserve"> learning-based proxy (or surrogate) models have been developed to estimate the reservoir behavior in </w:t>
      </w:r>
      <w:r w:rsidR="00E45A5F">
        <w:t>subsurface energy resource</w:t>
      </w:r>
      <w:r>
        <w:t xml:space="preserve"> applications. </w:t>
      </w:r>
      <w:r w:rsidR="00E45A5F">
        <w:t xml:space="preserve">Most techniques rely on the concept of image translation, or pix2pix, where a target image is predicted from an input image [citation]. Maldonado and Pyrcz [citation] developed a convolutional U-net model to predict pressure and saturation states given an uncertain geologic realization. This work is an example of image-to-image static forecasting, where the time state is given as an input, and the proxy model will predict a single </w:t>
      </w:r>
      <w:r w:rsidR="001E2A8A">
        <w:t>response</w:t>
      </w:r>
      <w:r w:rsidR="00E45A5F">
        <w:t xml:space="preserve"> state of pressure and saturation at the given time.</w:t>
      </w:r>
      <w:r w:rsidR="00DA0725">
        <w:t xml:space="preserve"> </w:t>
      </w:r>
      <w:r w:rsidR="00E45A5F">
        <w:t xml:space="preserve">Wen and Benson [citation] developed a Fourier Neural Operator (FNO) architecture to predict image-to-image </w:t>
      </w:r>
      <w:r w:rsidR="001E2A8A">
        <w:t xml:space="preserve">response </w:t>
      </w:r>
      <w:r w:rsidR="00E45A5F">
        <w:t xml:space="preserve">states of pressure and saturation from an uncertain geologic </w:t>
      </w:r>
      <w:r w:rsidR="00C42941">
        <w:t>realization and</w:t>
      </w:r>
      <w:r w:rsidR="00DA0725">
        <w:t xml:space="preserve"> was further extended for multi-scale and nested domains [citation]. Moreover, numerous other </w:t>
      </w:r>
      <w:r w:rsidR="00856CC7">
        <w:t>proxy models have been developed for subsurface applications using</w:t>
      </w:r>
      <w:r w:rsidR="00DA0725">
        <w:t xml:space="preserve"> more complex architectures such as</w:t>
      </w:r>
      <w:r w:rsidR="00856CC7">
        <w:t xml:space="preserve"> generative adversarial networks (GANs) [</w:t>
      </w:r>
      <w:commentRangeStart w:id="147"/>
      <w:r w:rsidR="00856CC7">
        <w:t>citation</w:t>
      </w:r>
      <w:commentRangeEnd w:id="147"/>
      <w:r w:rsidR="00856CC7">
        <w:rPr>
          <w:rStyle w:val="CommentReference"/>
        </w:rPr>
        <w:commentReference w:id="147"/>
      </w:r>
      <w:r w:rsidR="00856CC7">
        <w:t>] and transformers [citation]</w:t>
      </w:r>
      <w:r w:rsidR="00B939A7">
        <w:t xml:space="preserve">. </w:t>
      </w:r>
      <w:commentRangeStart w:id="148"/>
      <w:r w:rsidR="00B939A7">
        <w:t xml:space="preserve">However, most of these formulations are presented as an even-determined or sometimes over-determined estimation problem, with equal or greater number of input features compared to the output parameters since </w:t>
      </w:r>
      <w:r w:rsidR="00DA0725">
        <w:t xml:space="preserve">they </w:t>
      </w:r>
      <w:r w:rsidR="00B939A7">
        <w:t>are based</w:t>
      </w:r>
      <w:r w:rsidR="00DA0725">
        <w:t xml:space="preserve"> on the pix2pix, or image-to-image formulation.</w:t>
      </w:r>
      <w:commentRangeEnd w:id="148"/>
      <w:r w:rsidR="00913AD1">
        <w:rPr>
          <w:rStyle w:val="CommentReference"/>
        </w:rPr>
        <w:commentReference w:id="148"/>
      </w:r>
    </w:p>
    <w:p w:rsidR="008D4617" w:rsidRDefault="00856CC7" w:rsidP="00B96850">
      <w:pPr>
        <w:ind w:firstLine="360"/>
        <w:jc w:val="both"/>
      </w:pPr>
      <w:r>
        <w:t xml:space="preserve">Moving beyond image-to-image predictions, </w:t>
      </w:r>
      <w:r w:rsidR="00565E45">
        <w:t xml:space="preserve">Kim and </w:t>
      </w:r>
      <w:proofErr w:type="spellStart"/>
      <w:r w:rsidR="00565E45">
        <w:t>Durlofsky</w:t>
      </w:r>
      <w:proofErr w:type="spellEnd"/>
      <w:r w:rsidR="00565E45">
        <w:t xml:space="preserve"> [citation] </w:t>
      </w:r>
      <w:commentRangeStart w:id="149"/>
      <w:proofErr w:type="spellStart"/>
      <w:r w:rsidR="00565E45">
        <w:t>develope</w:t>
      </w:r>
      <w:proofErr w:type="spellEnd"/>
      <w:del w:id="150" w:author="Pyrcz, Michael" w:date="2023-09-14T09:30:00Z">
        <w:r w:rsidR="00565E45" w:rsidDel="00913AD1">
          <w:delText>d</w:delText>
        </w:r>
      </w:del>
      <w:commentRangeEnd w:id="149"/>
      <w:r w:rsidR="00913AD1">
        <w:rPr>
          <w:rStyle w:val="CommentReference"/>
        </w:rPr>
        <w:commentReference w:id="149"/>
      </w:r>
      <w:r w:rsidR="00565E45">
        <w:t xml:space="preserve"> a convolutional-recurrent proxy for image-to-series forecasting and discuss</w:t>
      </w:r>
      <w:del w:id="151" w:author="Pyrcz, Michael" w:date="2023-09-14T09:31:00Z">
        <w:r w:rsidR="00565E45" w:rsidDel="00913AD1">
          <w:delText>ed</w:delText>
        </w:r>
      </w:del>
      <w:r w:rsidR="00565E45">
        <w:t xml:space="preserve"> its advantages for closed-loop reservoir management under geologic uncertainty. This method moves beyond the image-to-image forecasting and exploit</w:t>
      </w:r>
      <w:r w:rsidR="001E2A8A">
        <w:t>s</w:t>
      </w:r>
      <w:r w:rsidR="00565E45">
        <w:t xml:space="preserve"> a spatiotemporal latent space in the encoder-decoder neural network architecture to obtain well flow rates and pressure</w:t>
      </w:r>
      <w:r w:rsidR="001E2A8A">
        <w:t>s</w:t>
      </w:r>
      <w:r w:rsidR="00565E45">
        <w:t xml:space="preserve"> over time from a static geologic realization.</w:t>
      </w:r>
      <w:r w:rsidR="00B939A7">
        <w:t xml:space="preserve"> The image-to-series formulation can still be an even- or over-determined estimation problem, where we have equal or more inputs than outputs. Furthermore, </w:t>
      </w:r>
      <w:r w:rsidR="00565E45">
        <w:t xml:space="preserve">Tang et al. [citation] and Jiang and </w:t>
      </w:r>
      <w:proofErr w:type="spellStart"/>
      <w:r w:rsidR="00565E45">
        <w:t>Durlofsky</w:t>
      </w:r>
      <w:proofErr w:type="spellEnd"/>
      <w:r w:rsidR="00565E45">
        <w:t xml:space="preserve"> [citation] </w:t>
      </w:r>
      <w:proofErr w:type="spellStart"/>
      <w:r w:rsidR="00565E45">
        <w:t>develope</w:t>
      </w:r>
      <w:proofErr w:type="spellEnd"/>
      <w:del w:id="152" w:author="Pyrcz, Michael" w:date="2023-09-14T09:32:00Z">
        <w:r w:rsidR="00565E45" w:rsidDel="00913AD1">
          <w:delText>d</w:delText>
        </w:r>
      </w:del>
      <w:r w:rsidR="00565E45">
        <w:t xml:space="preserve"> a recurrent residual U-net (R-U-net) proxy for the prediction of dynamic pressure- and saturation-over-time from uncertain geologic realizations. </w:t>
      </w:r>
      <w:r w:rsidR="001E2A8A">
        <w:t>Th</w:t>
      </w:r>
      <w:ins w:id="153" w:author="Pyrcz, Michael" w:date="2023-09-14T09:32:00Z">
        <w:r w:rsidR="00913AD1">
          <w:t>ese</w:t>
        </w:r>
      </w:ins>
      <w:del w:id="154" w:author="Pyrcz, Michael" w:date="2023-09-14T09:32:00Z">
        <w:r w:rsidR="001E2A8A" w:rsidDel="00913AD1">
          <w:delText>is</w:delText>
        </w:r>
      </w:del>
      <w:r w:rsidR="001E2A8A">
        <w:t xml:space="preserve"> method</w:t>
      </w:r>
      <w:ins w:id="155" w:author="Pyrcz, Michael" w:date="2023-09-14T09:32:00Z">
        <w:r w:rsidR="00913AD1">
          <w:t>s</w:t>
        </w:r>
      </w:ins>
      <w:r w:rsidR="001E2A8A">
        <w:t xml:space="preserve"> aim to obtain dynamic response states over time from a single static input</w:t>
      </w:r>
      <w:r w:rsidR="00565E45">
        <w:t xml:space="preserve">. </w:t>
      </w:r>
      <w:r w:rsidR="00B939A7">
        <w:t xml:space="preserve">This proxy is formulated as a </w:t>
      </w:r>
      <w:commentRangeStart w:id="156"/>
      <w:r w:rsidR="00B939A7">
        <w:t xml:space="preserve">more interesting under-determined estimation problem, </w:t>
      </w:r>
      <w:commentRangeEnd w:id="156"/>
      <w:r w:rsidR="00913AD1">
        <w:rPr>
          <w:rStyle w:val="CommentReference"/>
        </w:rPr>
        <w:commentReference w:id="156"/>
      </w:r>
      <w:r w:rsidR="00B939A7">
        <w:t xml:space="preserve">where the number of input features is a fraction of the number of output parameters. </w:t>
      </w:r>
      <w:r w:rsidR="00565E45">
        <w:t xml:space="preserve">However, </w:t>
      </w:r>
      <w:r w:rsidR="00AD78AA">
        <w:t xml:space="preserve">the recurrent </w:t>
      </w:r>
      <w:r w:rsidR="00565E45">
        <w:t xml:space="preserve">R-U-net proxy is limited by the fact that only the latent space receives spatiotemporal processing, while the model reconstruction is done via time-distributed </w:t>
      </w:r>
      <w:r w:rsidR="001E2A8A">
        <w:t>de</w:t>
      </w:r>
      <w:r w:rsidR="00565E45">
        <w:t xml:space="preserve">convolutions, treating time as an </w:t>
      </w:r>
      <w:r w:rsidR="00AD78AA">
        <w:t>additional</w:t>
      </w:r>
      <w:r w:rsidR="00565E45">
        <w:t xml:space="preserve"> </w:t>
      </w:r>
      <w:r w:rsidR="00AD78AA">
        <w:t>“</w:t>
      </w:r>
      <w:r w:rsidR="00565E45">
        <w:t>spatial</w:t>
      </w:r>
      <w:r w:rsidR="00AD78AA">
        <w:t>”</w:t>
      </w:r>
      <w:r w:rsidR="00565E45">
        <w:t xml:space="preserve"> dimension</w:t>
      </w:r>
      <w:r w:rsidR="001E2A8A">
        <w:t xml:space="preserve">, and not fully </w:t>
      </w:r>
      <w:r w:rsidR="00AD78AA">
        <w:t>exploiting</w:t>
      </w:r>
      <w:r w:rsidR="001E2A8A">
        <w:t xml:space="preserve"> the spatiotemporal relations in the data </w:t>
      </w:r>
      <w:r w:rsidR="00C42941">
        <w:t xml:space="preserve">and latent space </w:t>
      </w:r>
      <w:r w:rsidR="001E2A8A">
        <w:t>as an image-to-video forecasting formulation.</w:t>
      </w:r>
    </w:p>
    <w:p w:rsidR="00E866AB" w:rsidRDefault="00E866AB" w:rsidP="00B96850">
      <w:pPr>
        <w:ind w:firstLine="360"/>
        <w:jc w:val="both"/>
      </w:pPr>
      <w:r>
        <w:t xml:space="preserve">The problem of image-to-video forecasting has been approached previously by researchers in the field of computer vision. Iliadis et al. [citation] </w:t>
      </w:r>
      <w:ins w:id="157" w:author="Pyrcz, Michael" w:date="2023-09-14T09:33:00Z">
        <w:r w:rsidR="00913AD1">
          <w:t>are</w:t>
        </w:r>
      </w:ins>
      <w:del w:id="158" w:author="Pyrcz, Michael" w:date="2023-09-14T09:33:00Z">
        <w:r w:rsidDel="00913AD1">
          <w:delText>were</w:delText>
        </w:r>
      </w:del>
      <w:r>
        <w:t xml:space="preserve"> the first to develop a</w:t>
      </w:r>
      <w:r w:rsidR="00C42941">
        <w:t xml:space="preserve"> deep learning-based framework </w:t>
      </w:r>
      <w:r>
        <w:t>for video compressive sensing to reconstruct a video sequence from a single measured frame</w:t>
      </w:r>
      <w:r w:rsidR="00C42941">
        <w:t xml:space="preserve"> using a deep fully-connected neural network, or artificial neural network (ANN)</w:t>
      </w:r>
      <w:r>
        <w:t>.</w:t>
      </w:r>
      <w:r w:rsidR="001E2A8A">
        <w:t xml:space="preserve"> Despite excellent accuracy in the video predictions, this method is still limited by time-distributed fully-connected layers in the encoder and decoder portions of the network, thus not exploiting the spatiotemporal relationships in the data.</w:t>
      </w:r>
      <w:r>
        <w:t xml:space="preserve"> Xu and Ren </w:t>
      </w:r>
      <w:r w:rsidR="00A07A7E">
        <w:t xml:space="preserve">[citation] </w:t>
      </w:r>
      <w:proofErr w:type="spellStart"/>
      <w:r w:rsidR="00A07A7E">
        <w:t>develope</w:t>
      </w:r>
      <w:proofErr w:type="spellEnd"/>
      <w:del w:id="159" w:author="Pyrcz, Michael" w:date="2023-09-14T09:33:00Z">
        <w:r w:rsidR="00A07A7E" w:rsidDel="00913AD1">
          <w:delText>d</w:delText>
        </w:r>
      </w:del>
      <w:r w:rsidR="00A07A7E">
        <w:t xml:space="preserve"> a three-part encoder-recurrent-decoder network for video reconstruction from the estimated motion fields of the encoded frames</w:t>
      </w:r>
      <w:r w:rsidR="001E2A8A">
        <w:t xml:space="preserve">. </w:t>
      </w:r>
      <w:r w:rsidR="00C42941">
        <w:t>The</w:t>
      </w:r>
      <w:r w:rsidR="001E2A8A">
        <w:t xml:space="preserve"> implementation is similar to that of Tang et al. [citation] and Jiang and Durlofsky [citation] in that it applies a recurrent update in the latent </w:t>
      </w:r>
      <w:r w:rsidR="00C42941">
        <w:t>space but</w:t>
      </w:r>
      <w:r w:rsidR="001E2A8A">
        <w:t xml:space="preserve"> relies on time-distributed deconvolutions for the video frame</w:t>
      </w:r>
      <w:r w:rsidR="00C42941">
        <w:t>s</w:t>
      </w:r>
      <w:r w:rsidR="001E2A8A">
        <w:t xml:space="preserve"> reconstruction. </w:t>
      </w:r>
      <w:proofErr w:type="spellStart"/>
      <w:r w:rsidR="00A07A7E">
        <w:t>Dorkenwald</w:t>
      </w:r>
      <w:proofErr w:type="spellEnd"/>
      <w:r w:rsidR="00A07A7E">
        <w:t xml:space="preserve"> et al. [citation] </w:t>
      </w:r>
      <w:proofErr w:type="spellStart"/>
      <w:r w:rsidR="00A07A7E">
        <w:t>develope</w:t>
      </w:r>
      <w:proofErr w:type="spellEnd"/>
      <w:del w:id="160" w:author="Pyrcz, Michael" w:date="2023-09-14T09:34:00Z">
        <w:r w:rsidR="00A07A7E" w:rsidDel="00913AD1">
          <w:delText>d</w:delText>
        </w:r>
      </w:del>
      <w:r w:rsidR="00A07A7E">
        <w:t xml:space="preserve"> a conditional invertible neural network</w:t>
      </w:r>
      <w:r w:rsidR="001E2A8A">
        <w:t xml:space="preserve"> (</w:t>
      </w:r>
      <w:proofErr w:type="spellStart"/>
      <w:r w:rsidR="001E2A8A">
        <w:t>cINN</w:t>
      </w:r>
      <w:proofErr w:type="spellEnd"/>
      <w:r w:rsidR="001E2A8A">
        <w:t>)</w:t>
      </w:r>
      <w:r w:rsidR="00A07A7E">
        <w:t xml:space="preserve"> as a bijective mapping between image and video domains using a dynamic latent representation.</w:t>
      </w:r>
      <w:r w:rsidR="001E2A8A">
        <w:t xml:space="preserve"> The </w:t>
      </w:r>
      <w:proofErr w:type="spellStart"/>
      <w:r w:rsidR="001E2A8A">
        <w:t>cINN</w:t>
      </w:r>
      <w:proofErr w:type="spellEnd"/>
      <w:r w:rsidR="001E2A8A">
        <w:t xml:space="preserve"> architecture allowed for video-to-image and image-to-video predictions, proving possible the generati</w:t>
      </w:r>
      <w:r w:rsidR="00C42941">
        <w:t>on of</w:t>
      </w:r>
      <w:r w:rsidR="001E2A8A">
        <w:t xml:space="preserve"> </w:t>
      </w:r>
      <w:r w:rsidR="006B5312">
        <w:t>video</w:t>
      </w:r>
      <w:r w:rsidR="00C42941">
        <w:t xml:space="preserve"> frames</w:t>
      </w:r>
      <w:r w:rsidR="006B5312">
        <w:t xml:space="preserve"> from a static input image. Finally,</w:t>
      </w:r>
      <w:r w:rsidR="00A07A7E">
        <w:t xml:space="preserve"> </w:t>
      </w:r>
      <w:proofErr w:type="spellStart"/>
      <w:r w:rsidR="001E2A8A">
        <w:t>Holynski</w:t>
      </w:r>
      <w:proofErr w:type="spellEnd"/>
      <w:r w:rsidR="001E2A8A">
        <w:t xml:space="preserve"> et al. [citation] implemented the idea of Eulerian motion fields to define the moving portions of an image and</w:t>
      </w:r>
      <w:r w:rsidR="006B5312">
        <w:t xml:space="preserve"> thus</w:t>
      </w:r>
      <w:r w:rsidR="001E2A8A">
        <w:t xml:space="preserve"> were the able to </w:t>
      </w:r>
      <w:r w:rsidR="00C42941">
        <w:t>accurately</w:t>
      </w:r>
      <w:r w:rsidR="006B5312">
        <w:t xml:space="preserve"> </w:t>
      </w:r>
      <w:r w:rsidR="001E2A8A">
        <w:t>reconstruct a series of video frames from a static image</w:t>
      </w:r>
      <w:r w:rsidR="006B5312">
        <w:t xml:space="preserve"> using a spatiotemporal latent space parameterization</w:t>
      </w:r>
      <w:r w:rsidR="001E2A8A">
        <w:t>.</w:t>
      </w:r>
      <w:r w:rsidR="006B5312">
        <w:t xml:space="preserve"> </w:t>
      </w:r>
      <w:r w:rsidR="00A07A7E">
        <w:t>These advancements in the field of computer vision and video compressed sensing serve as a foundation for our image-to-video spatiotemporal proxy model.</w:t>
      </w:r>
    </w:p>
    <w:p w:rsidR="00F55611" w:rsidRDefault="00E866AB" w:rsidP="006B5312">
      <w:pPr>
        <w:ind w:firstLine="360"/>
        <w:jc w:val="both"/>
      </w:pPr>
      <w:commentRangeStart w:id="161"/>
      <w:del w:id="162" w:author="Pyrcz, Michael" w:date="2023-09-14T09:34:00Z">
        <w:r w:rsidDel="00023662">
          <w:delText>In this work, w</w:delText>
        </w:r>
      </w:del>
      <w:ins w:id="163" w:author="Pyrcz, Michael" w:date="2023-09-14T09:34:00Z">
        <w:r w:rsidR="00023662">
          <w:t>W</w:t>
        </w:r>
      </w:ins>
      <w:r>
        <w:t>e</w:t>
      </w:r>
      <w:commentRangeEnd w:id="161"/>
      <w:r w:rsidR="00023662">
        <w:rPr>
          <w:rStyle w:val="CommentReference"/>
        </w:rPr>
        <w:commentReference w:id="161"/>
      </w:r>
      <w:r>
        <w:t xml:space="preserve"> propose a novel image-to-video spatiotemporal proxy model for the prediction of dynamic reservoir behavior over time from a</w:t>
      </w:r>
      <w:ins w:id="164" w:author="Pyrcz, Michael" w:date="2023-09-14T09:36:00Z">
        <w:r w:rsidR="00023662">
          <w:t xml:space="preserve"> </w:t>
        </w:r>
      </w:ins>
      <w:ins w:id="165" w:author="Pyrcz, Michael" w:date="2023-09-14T09:39:00Z">
        <w:r w:rsidR="00023662">
          <w:t>suite of</w:t>
        </w:r>
      </w:ins>
      <w:del w:id="166" w:author="Pyrcz, Michael" w:date="2023-09-14T09:36:00Z">
        <w:r w:rsidDel="00023662">
          <w:delText>n</w:delText>
        </w:r>
      </w:del>
      <w:del w:id="167" w:author="Pyrcz, Michael" w:date="2023-09-14T09:39:00Z">
        <w:r w:rsidDel="00023662">
          <w:delText xml:space="preserve"> uncertain</w:delText>
        </w:r>
      </w:del>
      <w:r>
        <w:t xml:space="preserve"> static geologic realization</w:t>
      </w:r>
      <w:ins w:id="168" w:author="Pyrcz, Michael" w:date="2023-09-14T09:39:00Z">
        <w:r w:rsidR="00023662">
          <w:t>s representing a subsurface uncertainty model</w:t>
        </w:r>
      </w:ins>
      <w:r>
        <w:t xml:space="preserve">. </w:t>
      </w:r>
      <w:commentRangeStart w:id="169"/>
      <w:commentRangeStart w:id="170"/>
      <w:del w:id="171" w:author="Pyrcz, Michael" w:date="2023-09-14T09:36:00Z">
        <w:r w:rsidR="006B5312" w:rsidDel="00023662">
          <w:delText>In this work, w</w:delText>
        </w:r>
      </w:del>
      <w:ins w:id="172" w:author="Pyrcz, Michael" w:date="2023-09-14T09:36:00Z">
        <w:r w:rsidR="00023662">
          <w:t>W</w:t>
        </w:r>
      </w:ins>
      <w:r w:rsidR="006B5312">
        <w:t>e</w:t>
      </w:r>
      <w:commentRangeEnd w:id="169"/>
      <w:r w:rsidR="00023662">
        <w:rPr>
          <w:rStyle w:val="CommentReference"/>
        </w:rPr>
        <w:commentReference w:id="169"/>
      </w:r>
      <w:r w:rsidR="006B5312">
        <w:t xml:space="preserve"> apply </w:t>
      </w:r>
      <w:ins w:id="173" w:author="Pyrcz, Michael" w:date="2023-09-14T09:37:00Z">
        <w:r w:rsidR="00023662">
          <w:t xml:space="preserve">our proposed </w:t>
        </w:r>
      </w:ins>
      <w:del w:id="174" w:author="Pyrcz, Michael" w:date="2023-09-14T09:37:00Z">
        <w:r w:rsidR="006B5312" w:rsidDel="00023662">
          <w:delText xml:space="preserve">the </w:delText>
        </w:r>
      </w:del>
      <w:r w:rsidR="006B5312">
        <w:t xml:space="preserve">spatiotemporal proxy to </w:t>
      </w:r>
      <w:ins w:id="175" w:author="Pyrcz, Michael" w:date="2023-09-14T09:37:00Z">
        <w:r w:rsidR="00023662">
          <w:t xml:space="preserve">rapidly forecast CO2 plume migration for </w:t>
        </w:r>
      </w:ins>
      <w:r w:rsidR="006B5312">
        <w:t xml:space="preserve">a large-scale GCS operation. </w:t>
      </w:r>
      <w:commentRangeEnd w:id="170"/>
      <w:r w:rsidR="00023662">
        <w:rPr>
          <w:rStyle w:val="CommentReference"/>
        </w:rPr>
        <w:commentReference w:id="170"/>
      </w:r>
      <w:r>
        <w:t xml:space="preserve">Our model exploits the spatial and temporal structures in latent space to dynamically reconstruct the time-dependent pressure and saturation states from a static geologic realization. </w:t>
      </w:r>
      <w:r w:rsidR="006B5312">
        <w:t xml:space="preserve">The encoder portion of the network receives as inputs the static geologic realization with </w:t>
      </w:r>
      <w:commentRangeStart w:id="176"/>
      <w:ins w:id="177" w:author="Pyrcz, Michael" w:date="2023-09-14T09:38:00Z">
        <w:r w:rsidR="00023662">
          <w:t xml:space="preserve">geological depositional, high permeability </w:t>
        </w:r>
      </w:ins>
      <w:commentRangeEnd w:id="176"/>
      <w:ins w:id="178" w:author="Pyrcz, Michael" w:date="2023-09-14T09:39:00Z">
        <w:r w:rsidR="00023662">
          <w:rPr>
            <w:rStyle w:val="CommentReference"/>
          </w:rPr>
          <w:commentReference w:id="176"/>
        </w:r>
      </w:ins>
      <w:r w:rsidR="006B5312">
        <w:t xml:space="preserve">channels representing the porosity, permeability, and facies </w:t>
      </w:r>
      <w:ins w:id="179" w:author="Pyrcz, Michael" w:date="2023-09-14T09:38:00Z">
        <w:r w:rsidR="00023662">
          <w:t xml:space="preserve">spatial </w:t>
        </w:r>
      </w:ins>
      <w:r w:rsidR="006B5312">
        <w:t>distributions, and the location of CO</w:t>
      </w:r>
      <w:r w:rsidR="006B5312" w:rsidRPr="006B5312">
        <w:rPr>
          <w:vertAlign w:val="subscript"/>
        </w:rPr>
        <w:t>2</w:t>
      </w:r>
      <w:r w:rsidR="006B5312">
        <w:rPr>
          <w:vertAlign w:val="subscript"/>
        </w:rPr>
        <w:t xml:space="preserve"> </w:t>
      </w:r>
      <w:r w:rsidR="006B5312">
        <w:t>injection well(s</w:t>
      </w:r>
      <w:commentRangeStart w:id="180"/>
      <w:r w:rsidR="006B5312">
        <w:t>). The uncertain geologic realizations are generated from a wide array of possible geologic scenarios (e.g., fluvial, turbidite, and deepwater lobe systems), and the number and location of CO</w:t>
      </w:r>
      <w:r w:rsidR="006B5312">
        <w:rPr>
          <w:vertAlign w:val="subscript"/>
        </w:rPr>
        <w:t>2</w:t>
      </w:r>
      <w:r w:rsidR="006B5312">
        <w:t xml:space="preserve"> injection wells is also considered uncertain. </w:t>
      </w:r>
      <w:commentRangeEnd w:id="180"/>
      <w:r w:rsidR="00023662">
        <w:rPr>
          <w:rStyle w:val="CommentReference"/>
        </w:rPr>
        <w:commentReference w:id="180"/>
      </w:r>
      <w:r w:rsidR="006B5312">
        <w:t xml:space="preserve">The model then reconstructs the dynamic pressure and saturation </w:t>
      </w:r>
      <w:r w:rsidR="00C42941">
        <w:t>distributions</w:t>
      </w:r>
      <w:r w:rsidR="006B5312">
        <w:t xml:space="preserve"> using a spatiotemporal decoder network with convolutional long short-term memory (</w:t>
      </w:r>
      <w:proofErr w:type="spellStart"/>
      <w:r w:rsidR="006B5312">
        <w:t>convLSTM</w:t>
      </w:r>
      <w:proofErr w:type="spellEnd"/>
      <w:r w:rsidR="006B5312">
        <w:t xml:space="preserve">) layers, which are concatenated with the residuals of the spatial latent parameterizations from the encoder network. Thus, it is not an encoder-recurrent-decoder architecture, but instead a fully spatiotemporal convolutional-recurrent </w:t>
      </w:r>
      <w:r w:rsidR="00C42941">
        <w:t xml:space="preserve">image-to-video </w:t>
      </w:r>
      <w:r w:rsidR="006B5312">
        <w:t xml:space="preserve">model. </w:t>
      </w:r>
      <w:r w:rsidR="00F54B5D">
        <w:t xml:space="preserve">Our proxy model shows significant advantages </w:t>
      </w:r>
      <w:r w:rsidR="006B5312">
        <w:t xml:space="preserve">compared </w:t>
      </w:r>
      <w:r w:rsidR="00F54B5D">
        <w:t xml:space="preserve">to image-to-image and </w:t>
      </w:r>
      <w:r w:rsidR="006B5312">
        <w:t>encoder-recurrent-decoder</w:t>
      </w:r>
      <w:r w:rsidR="00F54B5D">
        <w:t xml:space="preserve"> models in terms of computational efficiency and prediction </w:t>
      </w:r>
      <w:r w:rsidR="003F4619">
        <w:t>accuracy and</w:t>
      </w:r>
      <w:r w:rsidR="00F54B5D">
        <w:t xml:space="preserve"> can be used as a replacement for high-fidelity simulations</w:t>
      </w:r>
      <w:r w:rsidR="00E70596">
        <w:t xml:space="preserve"> (HFS)</w:t>
      </w:r>
      <w:r w:rsidR="00F54B5D">
        <w:t xml:space="preserve"> in GCS projects</w:t>
      </w:r>
      <w:r w:rsidR="006B5312">
        <w:t xml:space="preserve"> as an image-to-video mapping operator</w:t>
      </w:r>
      <w:r w:rsidR="00F54B5D">
        <w:t xml:space="preserve">. </w:t>
      </w:r>
    </w:p>
    <w:p w:rsidR="00AD78AA" w:rsidRDefault="008D4617" w:rsidP="00C42941">
      <w:pPr>
        <w:ind w:firstLine="360"/>
        <w:jc w:val="both"/>
        <w:rPr>
          <w:b/>
          <w:bCs/>
          <w:sz w:val="28"/>
          <w:szCs w:val="28"/>
        </w:rPr>
      </w:pPr>
      <w:r>
        <w:t xml:space="preserve">In the methodology section, we discuss the proposed spatiotemporal proxy model architecture </w:t>
      </w:r>
      <w:r w:rsidR="00F55611">
        <w:t>as well as</w:t>
      </w:r>
      <w:r>
        <w:t xml:space="preserve"> the geologic modeling and numerical reservoir simulation steps required to generate the training data. In the results and discussion sections, we evaluate the</w:t>
      </w:r>
      <w:r w:rsidR="00AD78AA">
        <w:t xml:space="preserve"> training and</w:t>
      </w:r>
      <w:r>
        <w:t xml:space="preserve"> performance of the proposed proxy model </w:t>
      </w:r>
      <w:r w:rsidR="00F55611">
        <w:t>and compare it</w:t>
      </w:r>
      <w:r w:rsidR="00AD78AA">
        <w:t>s efficiency and accuracy</w:t>
      </w:r>
      <w:r w:rsidR="00F55611">
        <w:t xml:space="preserve"> to high-fidelity numerical simulations using a 2D synthetic </w:t>
      </w:r>
      <w:r w:rsidR="00AD78AA">
        <w:t>case for large-scale GCS operations</w:t>
      </w:r>
      <w:r w:rsidR="00F55611">
        <w:t xml:space="preserve">. </w:t>
      </w:r>
    </w:p>
    <w:p w:rsidR="00E615AE" w:rsidRDefault="00E615AE" w:rsidP="00807038">
      <w:pPr>
        <w:pStyle w:val="ListParagraph"/>
        <w:numPr>
          <w:ilvl w:val="0"/>
          <w:numId w:val="2"/>
        </w:numPr>
        <w:rPr>
          <w:b/>
          <w:bCs/>
          <w:sz w:val="28"/>
          <w:szCs w:val="28"/>
        </w:rPr>
      </w:pPr>
      <w:r w:rsidRPr="00E615AE">
        <w:rPr>
          <w:b/>
          <w:bCs/>
          <w:sz w:val="28"/>
          <w:szCs w:val="28"/>
        </w:rPr>
        <w:t>Methodology</w:t>
      </w:r>
    </w:p>
    <w:p w:rsidR="00F6327C" w:rsidRPr="00F6327C" w:rsidRDefault="00F6327C" w:rsidP="00F6327C">
      <w:pPr>
        <w:pStyle w:val="ListParagraph"/>
        <w:numPr>
          <w:ilvl w:val="1"/>
          <w:numId w:val="2"/>
        </w:numPr>
        <w:rPr>
          <w:b/>
          <w:bCs/>
        </w:rPr>
      </w:pPr>
      <w:r w:rsidRPr="00F6327C">
        <w:t>Reservoir model description</w:t>
      </w:r>
    </w:p>
    <w:p w:rsidR="00F6327C" w:rsidRPr="00F6327C" w:rsidRDefault="00F6327C" w:rsidP="00F6327C">
      <w:pPr>
        <w:pStyle w:val="ListParagraph"/>
        <w:numPr>
          <w:ilvl w:val="1"/>
          <w:numId w:val="2"/>
        </w:numPr>
        <w:rPr>
          <w:b/>
          <w:bCs/>
        </w:rPr>
      </w:pPr>
      <w:r w:rsidRPr="00F6327C">
        <w:t>Reservoir simulation</w:t>
      </w:r>
    </w:p>
    <w:p w:rsidR="00F6327C" w:rsidRPr="00414C59" w:rsidRDefault="00F6327C" w:rsidP="00F6327C">
      <w:pPr>
        <w:pStyle w:val="ListParagraph"/>
        <w:numPr>
          <w:ilvl w:val="1"/>
          <w:numId w:val="2"/>
        </w:numPr>
        <w:rPr>
          <w:b/>
          <w:bCs/>
        </w:rPr>
      </w:pPr>
      <w:r>
        <w:t>Model architecture</w:t>
      </w:r>
    </w:p>
    <w:p w:rsidR="00414C59" w:rsidRPr="00414C59" w:rsidRDefault="00414C59" w:rsidP="00414C59">
      <w:pPr>
        <w:pStyle w:val="ListParagraph"/>
        <w:numPr>
          <w:ilvl w:val="2"/>
          <w:numId w:val="2"/>
        </w:numPr>
        <w:rPr>
          <w:b/>
          <w:bCs/>
        </w:rPr>
      </w:pPr>
      <w:r>
        <w:t>Spatial structure</w:t>
      </w:r>
    </w:p>
    <w:p w:rsidR="00414C59" w:rsidRPr="00F6327C" w:rsidRDefault="00414C59" w:rsidP="00414C59">
      <w:pPr>
        <w:pStyle w:val="ListParagraph"/>
        <w:numPr>
          <w:ilvl w:val="2"/>
          <w:numId w:val="2"/>
        </w:numPr>
        <w:rPr>
          <w:b/>
          <w:bCs/>
        </w:rPr>
      </w:pPr>
      <w:r>
        <w:t>Temporal structure</w:t>
      </w:r>
    </w:p>
    <w:p w:rsidR="00E615AE" w:rsidRDefault="00E615AE" w:rsidP="00E615AE">
      <w:pPr>
        <w:pStyle w:val="ListParagraph"/>
        <w:ind w:left="360"/>
      </w:pPr>
    </w:p>
    <w:p w:rsidR="00E615AE" w:rsidRDefault="00E615AE" w:rsidP="00E615AE">
      <w:pPr>
        <w:pStyle w:val="ListParagraph"/>
      </w:pPr>
    </w:p>
    <w:p w:rsidR="00F6327C" w:rsidRDefault="00E615AE" w:rsidP="00F6327C">
      <w:pPr>
        <w:pStyle w:val="ListParagraph"/>
        <w:numPr>
          <w:ilvl w:val="0"/>
          <w:numId w:val="2"/>
        </w:numPr>
        <w:rPr>
          <w:b/>
          <w:bCs/>
          <w:sz w:val="28"/>
          <w:szCs w:val="28"/>
        </w:rPr>
      </w:pPr>
      <w:r w:rsidRPr="00E615AE">
        <w:rPr>
          <w:b/>
          <w:bCs/>
          <w:sz w:val="28"/>
          <w:szCs w:val="28"/>
        </w:rPr>
        <w:t>Results and Discussion</w:t>
      </w:r>
    </w:p>
    <w:p w:rsidR="00F6327C" w:rsidRDefault="00F6327C" w:rsidP="00F6327C">
      <w:pPr>
        <w:pStyle w:val="ListParagraph"/>
        <w:numPr>
          <w:ilvl w:val="1"/>
          <w:numId w:val="2"/>
        </w:numPr>
      </w:pPr>
      <w:r w:rsidRPr="00F6327C">
        <w:t>Training performance</w:t>
      </w:r>
    </w:p>
    <w:p w:rsidR="00F6327C" w:rsidRDefault="00414C59" w:rsidP="00F6327C">
      <w:pPr>
        <w:pStyle w:val="ListParagraph"/>
        <w:numPr>
          <w:ilvl w:val="1"/>
          <w:numId w:val="2"/>
        </w:numPr>
      </w:pPr>
      <w:r>
        <w:t>Prediction results</w:t>
      </w:r>
    </w:p>
    <w:p w:rsidR="00E615AE" w:rsidRDefault="00414C59" w:rsidP="00807038">
      <w:pPr>
        <w:pStyle w:val="ListParagraph"/>
        <w:numPr>
          <w:ilvl w:val="1"/>
          <w:numId w:val="2"/>
        </w:numPr>
      </w:pPr>
      <w:r>
        <w:t>Cumulative co2 as a proxy for PVI</w:t>
      </w:r>
    </w:p>
    <w:p w:rsidR="00E615AE" w:rsidRDefault="00E615AE" w:rsidP="00E615AE">
      <w:pPr>
        <w:pStyle w:val="ListParagraph"/>
        <w:ind w:left="360"/>
      </w:pPr>
    </w:p>
    <w:p w:rsidR="00E615AE" w:rsidRDefault="00E615AE" w:rsidP="00E615AE">
      <w:pPr>
        <w:pStyle w:val="ListParagraph"/>
      </w:pPr>
    </w:p>
    <w:p w:rsidR="00E615AE" w:rsidRPr="00E615AE" w:rsidRDefault="00E615AE" w:rsidP="00E615AE">
      <w:pPr>
        <w:pStyle w:val="ListParagraph"/>
        <w:numPr>
          <w:ilvl w:val="0"/>
          <w:numId w:val="2"/>
        </w:numPr>
        <w:rPr>
          <w:b/>
          <w:bCs/>
          <w:sz w:val="28"/>
          <w:szCs w:val="28"/>
        </w:rPr>
      </w:pPr>
      <w:r w:rsidRPr="00E615AE">
        <w:rPr>
          <w:b/>
          <w:bCs/>
          <w:sz w:val="28"/>
          <w:szCs w:val="28"/>
        </w:rPr>
        <w:t>Conclusions</w:t>
      </w:r>
    </w:p>
    <w:p w:rsidR="00F16C7A" w:rsidRDefault="00B939A7" w:rsidP="00B939A7">
      <w:pPr>
        <w:ind w:firstLine="360"/>
        <w:jc w:val="both"/>
      </w:pPr>
      <w:r>
        <w:t xml:space="preserve">In this study, we developed a deep learning-based </w:t>
      </w:r>
      <w:r w:rsidR="00400ADB">
        <w:t xml:space="preserve">spatiotemporal </w:t>
      </w:r>
      <w:r>
        <w:t>proxy model to provide flow predictions for a large-scale GCS operation. The key extension introduced is the use of a spatiotemporal convolutional-recurrent architecture for dynamic predictions of CO</w:t>
      </w:r>
      <w:r>
        <w:rPr>
          <w:vertAlign w:val="subscript"/>
        </w:rPr>
        <w:t>2</w:t>
      </w:r>
      <w:r>
        <w:t xml:space="preserve"> pressure and saturation distributions over time from an uncertain static geologic realization. The framework was developed as an image-to-video prediction</w:t>
      </w:r>
      <w:r w:rsidR="00F16C7A">
        <w:t>, which is a noteworthy under-determined estimation problem. Specifically, the implementation extends the architectures of current encoder-recurrent-decoder models and provides a fast and accurate proxy as a replacement for high-fidelity numerical reservoir simulation.</w:t>
      </w:r>
    </w:p>
    <w:p w:rsidR="00F16C7A" w:rsidRDefault="00F16C7A" w:rsidP="00B939A7">
      <w:pPr>
        <w:ind w:firstLine="360"/>
        <w:jc w:val="both"/>
      </w:pPr>
      <w:r>
        <w:t xml:space="preserve">The encoder block is composed of separable convolutions, squeeze and excite layers, and instance normalization. These three special implementations allows for precise parameterization of the geologic realization into a latent representation, without mixing the effects of Gaussian distributed properties against binary of </w:t>
      </w:r>
      <w:r w:rsidR="00400ADB">
        <w:t xml:space="preserve">binomial distributed properties. Using recursive </w:t>
      </w:r>
      <w:proofErr w:type="spellStart"/>
      <w:r w:rsidR="00400ADB">
        <w:t>convLSTM</w:t>
      </w:r>
      <w:proofErr w:type="spellEnd"/>
      <w:r w:rsidR="00400ADB">
        <w:t xml:space="preserve"> layers, the recurrent decoder block recursively predicts each dynamic state, or frame, from the concatenation of the previous latent representation and the intermediate encoding parameterizations. Thus, this architecture presents the proxy as an image-to-video prediction formulation for dynamic reservoir states from a static geologic realization.</w:t>
      </w:r>
    </w:p>
    <w:p w:rsidR="00400ADB" w:rsidRDefault="00400ADB" w:rsidP="00E70596">
      <w:pPr>
        <w:ind w:firstLine="360"/>
        <w:jc w:val="both"/>
      </w:pPr>
      <w:r>
        <w:t xml:space="preserve">The spatiotemporal proxy was applied to a synthetic 2D GCS project with multiple uncertain geologic scenarios and random number and location of injection well(s). </w:t>
      </w:r>
      <w:r w:rsidR="00E70596">
        <w:t>A total of 1,000</w:t>
      </w:r>
      <w:r>
        <w:t xml:space="preserve"> geologic models were obtained from a variety of possible geologic scenarios including fluvial, turbidite, and deepwater lobe systems. The spatial distribution of porosity, permeability and facies, and the spatial location of the injector well(s) were used as the input data. The proxy then predicts the dynamic reservoir response over time, namely the video frames, corresponding to the dynamic CO</w:t>
      </w:r>
      <w:r>
        <w:rPr>
          <w:vertAlign w:val="subscript"/>
        </w:rPr>
        <w:t>2</w:t>
      </w:r>
      <w:r>
        <w:t xml:space="preserve"> pressure and saturation distributions</w:t>
      </w:r>
      <w:r w:rsidR="00E70596">
        <w:t>, which are obtained offline for training using HFS. The total training time is 78 minutes on a</w:t>
      </w:r>
      <w:r w:rsidR="00767B57">
        <w:t xml:space="preserve"> single</w:t>
      </w:r>
      <w:r w:rsidR="00E70596">
        <w:t xml:space="preserve"> NVIDIA Quadro M6000 GPU, and </w:t>
      </w:r>
      <w:r w:rsidR="00767B57">
        <w:t xml:space="preserve">predictions are obtained with 98% accuracy within </w:t>
      </w:r>
      <w:r w:rsidR="00E70596">
        <w:t xml:space="preserve">approximately 5.4 milliseconds, compared to the approximate 30 seconds required for HFS – a 6,000x speedup. </w:t>
      </w:r>
    </w:p>
    <w:p w:rsidR="00E70596" w:rsidRPr="00400ADB" w:rsidRDefault="00E70596" w:rsidP="00E70596">
      <w:pPr>
        <w:ind w:firstLine="360"/>
        <w:jc w:val="both"/>
      </w:pPr>
      <w:r>
        <w:t>There are several possible directions that could be considered for future work. Although the spatiotemporal convolutional-recurrent proxy was only trained for CO</w:t>
      </w:r>
      <w:r>
        <w:rPr>
          <w:vertAlign w:val="subscript"/>
        </w:rPr>
        <w:t>2</w:t>
      </w:r>
      <w:r>
        <w:t xml:space="preserve"> sequestration, it should be applicable for a range of processes such as compositional, geothermal, or conventional oil and gas systems. </w:t>
      </w:r>
      <w:r w:rsidR="005807AD">
        <w:t>The proxy could also be applied to several subsurface energy resource workflows such as optimization and history matching. Moreover, it would be interesting to extend the proxy from a data-driven mapping operator to a PINN by including the discretized form of the governing PDE in the loss function and minimizing the residuals. Furthermore, the proxy</w:t>
      </w:r>
      <w:r>
        <w:t xml:space="preserve"> is robust to uncertain geology and variable number and placement of injector </w:t>
      </w:r>
      <w:r w:rsidR="005807AD">
        <w:t>wells but</w:t>
      </w:r>
      <w:r>
        <w:t xml:space="preserve"> </w:t>
      </w:r>
      <w:r w:rsidR="005807AD">
        <w:t>could</w:t>
      </w:r>
      <w:r>
        <w:t xml:space="preserve"> be extended to variable well controls</w:t>
      </w:r>
      <w:r w:rsidR="005807AD">
        <w:t xml:space="preserve"> and applied to robust optimization and closed-loop reservoir management workflows. </w:t>
      </w:r>
    </w:p>
    <w:p w:rsidR="00B939A7" w:rsidRDefault="00B939A7">
      <w:r>
        <w:br w:type="page"/>
      </w:r>
    </w:p>
    <w:p w:rsidR="00AD78AA" w:rsidRDefault="00AD78AA" w:rsidP="00B939A7">
      <w:pPr>
        <w:ind w:firstLine="360"/>
      </w:pPr>
    </w:p>
    <w:p w:rsidR="001B289F" w:rsidRDefault="001B289F" w:rsidP="001B289F">
      <w:pPr>
        <w:jc w:val="center"/>
      </w:pPr>
      <w:r>
        <w:rPr>
          <w:noProof/>
        </w:rPr>
        <w:drawing>
          <wp:inline distT="0" distB="0" distL="0" distR="0" wp14:anchorId="632FC4C7" wp14:editId="7054DE16">
            <wp:extent cx="6057781" cy="1457325"/>
            <wp:effectExtent l="19050" t="19050" r="19685" b="9525"/>
            <wp:docPr id="551604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74635" cy="1485437"/>
                    </a:xfrm>
                    <a:prstGeom prst="rect">
                      <a:avLst/>
                    </a:prstGeom>
                    <a:noFill/>
                    <a:ln>
                      <a:solidFill>
                        <a:schemeClr val="tx1"/>
                      </a:solidFill>
                    </a:ln>
                  </pic:spPr>
                </pic:pic>
              </a:graphicData>
            </a:graphic>
          </wp:inline>
        </w:drawing>
      </w:r>
    </w:p>
    <w:p w:rsidR="001B289F" w:rsidRDefault="001B289F" w:rsidP="001B289F">
      <w:pPr>
        <w:jc w:val="center"/>
      </w:pPr>
      <w:r>
        <w:rPr>
          <w:noProof/>
        </w:rPr>
        <w:drawing>
          <wp:inline distT="0" distB="0" distL="0" distR="0" wp14:anchorId="3C8D2406" wp14:editId="667E7B85">
            <wp:extent cx="6053426" cy="1333500"/>
            <wp:effectExtent l="19050" t="19050" r="24130" b="19050"/>
            <wp:docPr id="16963930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5388" cy="1344947"/>
                    </a:xfrm>
                    <a:prstGeom prst="rect">
                      <a:avLst/>
                    </a:prstGeom>
                    <a:noFill/>
                    <a:ln>
                      <a:solidFill>
                        <a:schemeClr val="tx1"/>
                      </a:solidFill>
                    </a:ln>
                  </pic:spPr>
                </pic:pic>
              </a:graphicData>
            </a:graphic>
          </wp:inline>
        </w:drawing>
      </w:r>
    </w:p>
    <w:p w:rsidR="001B289F" w:rsidRDefault="001B289F" w:rsidP="001B289F">
      <w:pPr>
        <w:jc w:val="center"/>
      </w:pPr>
      <w:r>
        <w:rPr>
          <w:noProof/>
        </w:rPr>
        <w:drawing>
          <wp:inline distT="0" distB="0" distL="0" distR="0" wp14:anchorId="2F0B924C" wp14:editId="396EC7C7">
            <wp:extent cx="6046240" cy="2628900"/>
            <wp:effectExtent l="19050" t="19050" r="12065" b="19050"/>
            <wp:docPr id="14376340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59848" cy="2634817"/>
                    </a:xfrm>
                    <a:prstGeom prst="rect">
                      <a:avLst/>
                    </a:prstGeom>
                    <a:noFill/>
                    <a:ln>
                      <a:solidFill>
                        <a:schemeClr val="tx1"/>
                      </a:solidFill>
                    </a:ln>
                  </pic:spPr>
                </pic:pic>
              </a:graphicData>
            </a:graphic>
          </wp:inline>
        </w:drawing>
      </w:r>
    </w:p>
    <w:p w:rsidR="001B289F" w:rsidRDefault="001B289F" w:rsidP="001B289F">
      <w:pPr>
        <w:jc w:val="center"/>
      </w:pPr>
      <w:r>
        <w:rPr>
          <w:noProof/>
        </w:rPr>
        <w:drawing>
          <wp:inline distT="0" distB="0" distL="0" distR="0" wp14:anchorId="54F7B741" wp14:editId="1F6EBDFD">
            <wp:extent cx="6057900" cy="1429043"/>
            <wp:effectExtent l="19050" t="19050" r="19050" b="19050"/>
            <wp:docPr id="14646902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88581" cy="1436280"/>
                    </a:xfrm>
                    <a:prstGeom prst="rect">
                      <a:avLst/>
                    </a:prstGeom>
                    <a:noFill/>
                    <a:ln>
                      <a:solidFill>
                        <a:schemeClr val="tx1"/>
                      </a:solidFill>
                    </a:ln>
                  </pic:spPr>
                </pic:pic>
              </a:graphicData>
            </a:graphic>
          </wp:inline>
        </w:drawing>
      </w:r>
    </w:p>
    <w:p w:rsidR="001B289F" w:rsidRDefault="001B289F" w:rsidP="001B289F">
      <w:pPr>
        <w:jc w:val="center"/>
      </w:pPr>
    </w:p>
    <w:p w:rsidR="001B289F" w:rsidRPr="00E615AE" w:rsidRDefault="001B289F" w:rsidP="001B289F">
      <w:pPr>
        <w:jc w:val="center"/>
      </w:pPr>
      <w:r w:rsidRPr="001B289F">
        <w:rPr>
          <w:noProof/>
        </w:rPr>
        <w:drawing>
          <wp:inline distT="0" distB="0" distL="0" distR="0" wp14:anchorId="1D7BAF24" wp14:editId="554D1E14">
            <wp:extent cx="5487889" cy="7019925"/>
            <wp:effectExtent l="19050" t="19050" r="17780" b="9525"/>
            <wp:docPr id="2086799369" name="Picture 1" descr="A screenshot of a computer generated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799369" name="Picture 1" descr="A screenshot of a computer generated image&#10;&#10;Description automatically generated"/>
                    <pic:cNvPicPr/>
                  </pic:nvPicPr>
                  <pic:blipFill>
                    <a:blip r:embed="rId13"/>
                    <a:stretch>
                      <a:fillRect/>
                    </a:stretch>
                  </pic:blipFill>
                  <pic:spPr>
                    <a:xfrm>
                      <a:off x="0" y="0"/>
                      <a:ext cx="5491889" cy="7025042"/>
                    </a:xfrm>
                    <a:prstGeom prst="rect">
                      <a:avLst/>
                    </a:prstGeom>
                    <a:ln>
                      <a:solidFill>
                        <a:schemeClr val="tx1"/>
                      </a:solidFill>
                    </a:ln>
                  </pic:spPr>
                </pic:pic>
              </a:graphicData>
            </a:graphic>
          </wp:inline>
        </w:drawing>
      </w:r>
    </w:p>
    <w:sectPr w:rsidR="001B289F" w:rsidRPr="00E615AE" w:rsidSect="00E615AE">
      <w:footerReference w:type="default" r:id="rId14"/>
      <w:pgSz w:w="12240" w:h="15840"/>
      <w:pgMar w:top="1440" w:right="1440" w:bottom="1440" w:left="1440" w:header="720" w:footer="720" w:gutter="0"/>
      <w:lnNumType w:countBy="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Morales, Misael M" w:date="2023-08-22T23:44:00Z" w:initials="MMM">
    <w:p w:rsidR="00023662" w:rsidRDefault="00023662" w:rsidP="00A62CAF">
      <w:pPr>
        <w:pStyle w:val="CommentText"/>
      </w:pPr>
      <w:r>
        <w:rPr>
          <w:rStyle w:val="CommentReference"/>
        </w:rPr>
        <w:annotationRef/>
      </w:r>
      <w:r>
        <w:t>Forecasting?</w:t>
      </w:r>
    </w:p>
  </w:comment>
  <w:comment w:id="15" w:author="Pyrcz, Michael" w:date="2023-09-08T13:05:00Z" w:initials="PM">
    <w:p w:rsidR="00023662" w:rsidRDefault="00023662">
      <w:pPr>
        <w:pStyle w:val="CommentText"/>
      </w:pPr>
      <w:r>
        <w:rPr>
          <w:rStyle w:val="CommentReference"/>
        </w:rPr>
        <w:annotationRef/>
      </w:r>
      <w:r>
        <w:t>‘proven’ would be hard to defend. Most operations are quite early, without long term demonstration and volumes are still insignificant.</w:t>
      </w:r>
    </w:p>
  </w:comment>
  <w:comment w:id="17" w:author="Pyrcz, Michael" w:date="2023-09-08T13:07:00Z" w:initials="PM">
    <w:p w:rsidR="00023662" w:rsidRDefault="00023662">
      <w:pPr>
        <w:pStyle w:val="CommentText"/>
      </w:pPr>
      <w:r>
        <w:rPr>
          <w:rStyle w:val="CommentReference"/>
        </w:rPr>
        <w:annotationRef/>
      </w:r>
      <w:r>
        <w:t>I try to avoid, ‘this’, ‘it’ as they can be ambiguous. Her I just combine 2 sentences with 1 subject.</w:t>
      </w:r>
    </w:p>
  </w:comment>
  <w:comment w:id="50" w:author="Pyrcz, Michael" w:date="2023-09-14T08:54:00Z" w:initials="PM">
    <w:p w:rsidR="00023662" w:rsidRDefault="00023662">
      <w:pPr>
        <w:pStyle w:val="CommentText"/>
      </w:pPr>
      <w:r>
        <w:rPr>
          <w:rStyle w:val="CommentReference"/>
        </w:rPr>
        <w:annotationRef/>
      </w:r>
      <w:r>
        <w:t>Let’s think about outlining. Paragraph 1 – the problem only. Paragraph 2 and on – others’ work to address the problem.</w:t>
      </w:r>
    </w:p>
  </w:comment>
  <w:comment w:id="53" w:author="Pyrcz, Michael" w:date="2023-09-08T13:20:00Z" w:initials="PM">
    <w:p w:rsidR="00023662" w:rsidRDefault="00023662">
      <w:pPr>
        <w:pStyle w:val="CommentText"/>
      </w:pPr>
      <w:r>
        <w:rPr>
          <w:rStyle w:val="CommentReference"/>
        </w:rPr>
        <w:annotationRef/>
      </w:r>
      <w:r>
        <w:t>since we are already saying ‘proxy’ model in the title. Let’s use this term?</w:t>
      </w:r>
    </w:p>
  </w:comment>
  <w:comment w:id="60" w:author="Pyrcz, Michael" w:date="2023-09-08T13:27:00Z" w:initials="PM">
    <w:p w:rsidR="00023662" w:rsidRDefault="00023662">
      <w:pPr>
        <w:pStyle w:val="CommentText"/>
      </w:pPr>
      <w:r>
        <w:rPr>
          <w:rStyle w:val="CommentReference"/>
        </w:rPr>
        <w:annotationRef/>
      </w:r>
      <w:r>
        <w:t>I’m specifying, ‘what is the opportunity?’</w:t>
      </w:r>
    </w:p>
  </w:comment>
  <w:comment w:id="94" w:author="Pyrcz, Michael" w:date="2023-09-14T09:05:00Z" w:initials="PM">
    <w:p w:rsidR="00023662" w:rsidRDefault="00023662">
      <w:pPr>
        <w:pStyle w:val="CommentText"/>
      </w:pPr>
      <w:r>
        <w:rPr>
          <w:rStyle w:val="CommentReference"/>
        </w:rPr>
        <w:annotationRef/>
      </w:r>
      <w:r>
        <w:t xml:space="preserve">Term use without introduction. Reduced-order, </w:t>
      </w:r>
      <w:proofErr w:type="gramStart"/>
      <w:r>
        <w:t>latent,…</w:t>
      </w:r>
      <w:proofErr w:type="gramEnd"/>
      <w:r>
        <w:t xml:space="preserve"> let’s build up with great flow. Define each term and use consistently. From this introduction, I can see the audience is general engineers and scientists; therefore, we can’t assume they know ‘latent’, etc.</w:t>
      </w:r>
    </w:p>
  </w:comment>
  <w:comment w:id="95" w:author="Pyrcz, Michael" w:date="2023-09-14T09:07:00Z" w:initials="PM">
    <w:p w:rsidR="00023662" w:rsidRDefault="00023662">
      <w:pPr>
        <w:pStyle w:val="CommentText"/>
      </w:pPr>
      <w:r>
        <w:rPr>
          <w:rStyle w:val="CommentReference"/>
        </w:rPr>
        <w:annotationRef/>
      </w:r>
      <w:r>
        <w:t xml:space="preserve">What is a ‘salient feature’? Sounds important! Starting to feel like a word dip plate, not a </w:t>
      </w:r>
      <w:proofErr w:type="gramStart"/>
      <w:r>
        <w:t>full on</w:t>
      </w:r>
      <w:proofErr w:type="gramEnd"/>
      <w:r>
        <w:t xml:space="preserve"> word salad, but…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See comment above. Regardless, feels like repeat from the paragraph above. Add all salient details with logical flow to the ‘Motivation for machine learning paragraph above’. This this one can be the previous work #1, #2… flowing with a narrative. You could order by simple to complicated, or a historical order of work, explaining how folks’ work built on </w:t>
      </w:r>
      <w:proofErr w:type="spellStart"/>
      <w:r>
        <w:t>eachothers</w:t>
      </w:r>
      <w:proofErr w:type="spellEnd"/>
      <w:r>
        <w:t>’.</w:t>
      </w:r>
    </w:p>
  </w:comment>
  <w:comment w:id="99" w:author="Pyrcz, Michael" w:date="2023-09-14T09:12:00Z" w:initials="PM">
    <w:p w:rsidR="00023662" w:rsidRDefault="00023662">
      <w:pPr>
        <w:pStyle w:val="CommentText"/>
      </w:pPr>
      <w:r>
        <w:rPr>
          <w:rStyle w:val="CommentReference"/>
        </w:rPr>
        <w:annotationRef/>
      </w:r>
      <w:proofErr w:type="gramStart"/>
      <w:r>
        <w:t>Of course</w:t>
      </w:r>
      <w:proofErr w:type="gramEnd"/>
      <w:r>
        <w:t xml:space="preserve"> you ‘can’. You just did it. Unnecessary words. You’re the author, you’re in charge. Just do it!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14" w:author="Pyrcz, Michael" w:date="2023-09-14T09:16:00Z" w:initials="PM">
    <w:p w:rsidR="00023662" w:rsidRDefault="00023662">
      <w:pPr>
        <w:pStyle w:val="CommentText"/>
      </w:pPr>
      <w:r>
        <w:rPr>
          <w:rStyle w:val="CommentReference"/>
        </w:rPr>
        <w:annotationRef/>
      </w:r>
      <w:r>
        <w:t xml:space="preserve">Suspense if killing me! What are these and how are they different from this Typical PINN? Why would they be considered useful for the subsurface. Add that for logical flow and clean narrative. </w:t>
      </w:r>
    </w:p>
  </w:comment>
  <w:comment w:id="122" w:author="Pyrcz, Michael" w:date="2023-09-14T09:23:00Z" w:initials="PM">
    <w:p w:rsidR="00023662" w:rsidRDefault="00023662">
      <w:pPr>
        <w:pStyle w:val="CommentText"/>
      </w:pPr>
      <w:r>
        <w:rPr>
          <w:rStyle w:val="CommentReference"/>
        </w:rPr>
        <w:annotationRef/>
      </w:r>
      <w:r>
        <w:t>Are we using parameter and feature? Are they the same here? If so, use only feature. If not, define parameter on first use and use consistently.</w:t>
      </w:r>
    </w:p>
  </w:comment>
  <w:comment w:id="117" w:author="Pyrcz, Michael" w:date="2023-09-14T09:21:00Z" w:initials="PM">
    <w:p w:rsidR="00023662" w:rsidRDefault="00023662">
      <w:pPr>
        <w:pStyle w:val="CommentText"/>
      </w:pPr>
      <w:r>
        <w:rPr>
          <w:rStyle w:val="CommentReference"/>
        </w:rPr>
        <w:annotationRef/>
      </w:r>
      <w:r>
        <w:t>Move this up. It was first in the list, explain it first.</w:t>
      </w:r>
    </w:p>
  </w:comment>
  <w:comment w:id="124" w:author="Pyrcz, Michael" w:date="2023-09-14T09:17:00Z" w:initials="PM">
    <w:p w:rsidR="00023662" w:rsidRDefault="00023662">
      <w:pPr>
        <w:pStyle w:val="CommentText"/>
      </w:pPr>
      <w:r>
        <w:rPr>
          <w:rStyle w:val="CommentReference"/>
        </w:rPr>
        <w:annotationRef/>
      </w:r>
      <w:r>
        <w:t>Avoid ‘it’ and ‘this’, they bring ambiguity. What is this here? The typical PINN? ML in general? Other variants of PINNs?</w:t>
      </w:r>
    </w:p>
  </w:comment>
  <w:comment w:id="129" w:author="Pyrcz, Michael" w:date="2023-09-14T09:19:00Z" w:initials="PM">
    <w:p w:rsidR="00023662" w:rsidRDefault="00023662">
      <w:pPr>
        <w:pStyle w:val="CommentText"/>
      </w:pPr>
      <w:r>
        <w:rPr>
          <w:rStyle w:val="CommentReference"/>
        </w:rPr>
        <w:annotationRef/>
      </w:r>
      <w:r>
        <w:t>if we don’t add this, it sounds like we are saying – they generalize well, but they don’t generalize well.</w:t>
      </w:r>
    </w:p>
  </w:comment>
  <w:comment w:id="135" w:author="Pyrcz, Michael" w:date="2023-09-14T09:20:00Z" w:initials="PM">
    <w:p w:rsidR="00023662" w:rsidRDefault="00023662">
      <w:pPr>
        <w:pStyle w:val="CommentText"/>
      </w:pPr>
      <w:r>
        <w:rPr>
          <w:rStyle w:val="CommentReference"/>
        </w:rPr>
        <w:annotationRef/>
      </w:r>
      <w:r>
        <w:t>What is training data domain?</w:t>
      </w:r>
    </w:p>
  </w:comment>
  <w:comment w:id="131" w:author="Pyrcz, Michael" w:date="2023-09-14T09:20:00Z" w:initials="PM">
    <w:p w:rsidR="00023662" w:rsidRDefault="00023662">
      <w:pPr>
        <w:pStyle w:val="CommentText"/>
      </w:pPr>
      <w:r>
        <w:rPr>
          <w:rStyle w:val="CommentReference"/>
        </w:rPr>
        <w:annotationRef/>
      </w:r>
      <w:r>
        <w:t>sounds like you are stating 2 things, not defining the one.</w:t>
      </w:r>
    </w:p>
  </w:comment>
  <w:comment w:id="138" w:author="Pyrcz, Michael" w:date="2023-09-14T09:24:00Z" w:initials="PM">
    <w:p w:rsidR="00023662" w:rsidRDefault="00023662">
      <w:pPr>
        <w:pStyle w:val="CommentText"/>
      </w:pPr>
      <w:r>
        <w:rPr>
          <w:rStyle w:val="CommentReference"/>
        </w:rPr>
        <w:annotationRef/>
      </w:r>
      <w:r>
        <w:t>captured is a bit ambiguous, or maybe poetic? I use to be more poetic in my writing. Dr. Deutsch quelled that. I guess it is my turn to mute creativity in technical writing</w:t>
      </w:r>
      <w:proofErr w:type="gramStart"/>
      <w:r>
        <w:t xml:space="preserve">. </w:t>
      </w:r>
      <w:proofErr w:type="gramEnd"/>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46" w:author="Pyrcz, Michael" w:date="2023-09-14T09:27:00Z" w:initials="PM">
    <w:p w:rsidR="00023662" w:rsidRDefault="00023662">
      <w:pPr>
        <w:pStyle w:val="CommentText"/>
      </w:pPr>
      <w:r>
        <w:rPr>
          <w:rStyle w:val="CommentReference"/>
        </w:rPr>
        <w:annotationRef/>
      </w:r>
      <w:r>
        <w:t>Let’s support this comment. The previous statement on transformers could say something about lower dimensional representation with support from citation. Then this statement is supported!</w:t>
      </w:r>
    </w:p>
  </w:comment>
  <w:comment w:id="147" w:author="Morales, Misael M" w:date="2023-08-28T00:59:00Z" w:initials="MMM">
    <w:p w:rsidR="00023662" w:rsidRDefault="00023662" w:rsidP="00A62CAF">
      <w:pPr>
        <w:pStyle w:val="CommentText"/>
      </w:pPr>
      <w:r>
        <w:rPr>
          <w:rStyle w:val="CommentReference"/>
        </w:rPr>
        <w:annotationRef/>
      </w:r>
      <w:r>
        <w:t xml:space="preserve">Zhong 2021 SPEJ, Han 2020 IEEE, </w:t>
      </w:r>
    </w:p>
  </w:comment>
  <w:comment w:id="148" w:author="Pyrcz, Michael" w:date="2023-09-14T09:29:00Z" w:initials="PM">
    <w:p w:rsidR="00023662" w:rsidRDefault="00023662">
      <w:pPr>
        <w:pStyle w:val="CommentText"/>
      </w:pPr>
      <w:r>
        <w:rPr>
          <w:rStyle w:val="CommentReference"/>
        </w:rPr>
        <w:annotationRef/>
      </w:r>
      <w:r>
        <w:t xml:space="preserve">Why input feature and output </w:t>
      </w:r>
      <w:proofErr w:type="spellStart"/>
      <w:r>
        <w:t>parmeter</w:t>
      </w:r>
      <w:proofErr w:type="spellEnd"/>
      <w:r>
        <w:t>? Could you include something in the concise description of these methods to support this statement. It is a logical jump given what we have said up to this.</w:t>
      </w:r>
    </w:p>
  </w:comment>
  <w:comment w:id="149" w:author="Pyrcz, Michael" w:date="2023-09-14T09:30:00Z" w:initials="PM">
    <w:p w:rsidR="00023662" w:rsidRDefault="00023662">
      <w:pPr>
        <w:pStyle w:val="CommentText"/>
      </w:pPr>
      <w:r>
        <w:rPr>
          <w:rStyle w:val="CommentReference"/>
        </w:rPr>
        <w:annotationRef/>
      </w:r>
      <w:r>
        <w:t xml:space="preserve">Stay in present tense. Their words and your words live on in the present! Now I’m being poetic!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56" w:author="Pyrcz, Michael" w:date="2023-09-14T09:32:00Z" w:initials="PM">
    <w:p w:rsidR="00023662" w:rsidRDefault="00023662">
      <w:pPr>
        <w:pStyle w:val="CommentText"/>
      </w:pPr>
      <w:r>
        <w:rPr>
          <w:rStyle w:val="CommentReference"/>
        </w:rPr>
        <w:annotationRef/>
      </w:r>
      <w:r>
        <w:t xml:space="preserve">Can’t support ‘more interesting’. Another more defendable way to state? </w:t>
      </w:r>
    </w:p>
  </w:comment>
  <w:comment w:id="161" w:author="Pyrcz, Michael" w:date="2023-09-14T09:34:00Z" w:initials="PM">
    <w:p w:rsidR="00023662" w:rsidRDefault="00023662">
      <w:pPr>
        <w:pStyle w:val="CommentText"/>
      </w:pPr>
      <w:r>
        <w:rPr>
          <w:rStyle w:val="CommentReference"/>
        </w:rPr>
        <w:annotationRef/>
      </w:r>
      <w:r>
        <w:t xml:space="preserve">No need to say in this work, in this study. The reading is reading our work. They know. Unnecessary </w:t>
      </w:r>
      <w:proofErr w:type="gramStart"/>
      <w:r>
        <w:t xml:space="preserve">words! </w:t>
      </w:r>
      <w:proofErr w:type="gramEnd"/>
      <w:r>
        <w:t xml:space="preserve">… and our mission is to remove unnecessary words as we wage war on ambiguity with our primary weapon, clear and concise writing! </w:t>
      </w:r>
    </w:p>
  </w:comment>
  <w:comment w:id="169" w:author="Pyrcz, Michael" w:date="2023-09-14T09:36:00Z" w:initials="PM">
    <w:p w:rsidR="00023662" w:rsidRDefault="00023662">
      <w:pPr>
        <w:pStyle w:val="CommentText"/>
      </w:pPr>
      <w:r>
        <w:rPr>
          <w:rStyle w:val="CommentReference"/>
        </w:rPr>
        <w:annotationRef/>
      </w:r>
      <w:r>
        <w:t>2 in this works! Now they really know they are reading our work</w:t>
      </w:r>
      <w:proofErr w:type="gramStart"/>
      <w:r>
        <w:t xml:space="preserve">! </w:t>
      </w:r>
      <w:proofErr w:type="gramEnd"/>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t xml:space="preserve"> </w:t>
      </w:r>
    </w:p>
  </w:comment>
  <w:comment w:id="170" w:author="Pyrcz, Michael" w:date="2023-09-14T09:41:00Z" w:initials="PM">
    <w:p w:rsidR="00023662" w:rsidRDefault="00023662">
      <w:pPr>
        <w:pStyle w:val="CommentText"/>
      </w:pPr>
      <w:r>
        <w:rPr>
          <w:rStyle w:val="CommentReference"/>
        </w:rPr>
        <w:annotationRef/>
      </w:r>
      <w:r>
        <w:t>Move to end. First sentence, ‘We propose… generally description and give it a name. Second sentence and on describe the novel aspects relative to previous work that you described before. Then move case study details to road map paragraph after this one. The case study is not a novel development; therefore, not in the hypothesis paragraph.</w:t>
      </w:r>
    </w:p>
  </w:comment>
  <w:comment w:id="176" w:author="Pyrcz, Michael" w:date="2023-09-14T09:39:00Z" w:initials="PM">
    <w:p w:rsidR="00023662" w:rsidRDefault="00023662">
      <w:pPr>
        <w:pStyle w:val="CommentText"/>
      </w:pPr>
      <w:r>
        <w:rPr>
          <w:rStyle w:val="CommentReference"/>
        </w:rPr>
        <w:annotationRef/>
      </w:r>
      <w:r>
        <w:t>Could we have a geology heterogeneity paragraph as the 2</w:t>
      </w:r>
      <w:r w:rsidRPr="00023662">
        <w:rPr>
          <w:vertAlign w:val="superscript"/>
        </w:rPr>
        <w:t>nd</w:t>
      </w:r>
      <w:r>
        <w:t xml:space="preserve"> paragraph. Discussing channelized reservoir heterogeneity and impact on GCS? Then discussing a couple methods to make these models, object-based and rule-based. Then this will fit nicely!</w:t>
      </w:r>
    </w:p>
  </w:comment>
  <w:comment w:id="180" w:author="Pyrcz, Michael" w:date="2023-09-14T09:44:00Z" w:initials="PM">
    <w:p w:rsidR="00023662" w:rsidRDefault="00023662">
      <w:pPr>
        <w:pStyle w:val="CommentText"/>
      </w:pPr>
      <w:r>
        <w:rPr>
          <w:rStyle w:val="CommentReference"/>
        </w:rPr>
        <w:annotationRef/>
      </w:r>
      <w:r>
        <w:t>Case study details. Note the novel development. Move to results.</w:t>
      </w:r>
    </w:p>
  </w:comment>
</w:comments>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FC6E8" w16cex:dateUtc="2023-08-23T04:44:00Z"/>
  <w16cex:commentExtensible w16cex:durableId="28966FE7" w16cex:dateUtc="2023-08-28T05:59: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224B" w:rsidRDefault="0064224B" w:rsidP="00AD78AA">
      <w:pPr>
        <w:spacing w:after="0" w:line="240" w:lineRule="auto"/>
      </w:pPr>
      <w:r>
        <w:separator/>
      </w:r>
    </w:p>
  </w:endnote>
  <w:endnote w:type="continuationSeparator" w:id="0">
    <w:p w:rsidR="0064224B" w:rsidRDefault="0064224B" w:rsidP="00AD78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6083462"/>
      <w:docPartObj>
        <w:docPartGallery w:val="Page Numbers (Bottom of Page)"/>
        <w:docPartUnique/>
      </w:docPartObj>
    </w:sdtPr>
    <w:sdtEndPr>
      <w:rPr>
        <w:noProof/>
      </w:rPr>
    </w:sdtEndPr>
    <w:sdtContent>
      <w:p w:rsidR="00023662" w:rsidRDefault="000236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023662" w:rsidRDefault="000236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224B" w:rsidRDefault="0064224B" w:rsidP="00AD78AA">
      <w:pPr>
        <w:spacing w:after="0" w:line="240" w:lineRule="auto"/>
      </w:pPr>
      <w:r>
        <w:separator/>
      </w:r>
    </w:p>
  </w:footnote>
  <w:footnote w:type="continuationSeparator" w:id="0">
    <w:p w:rsidR="0064224B" w:rsidRDefault="0064224B" w:rsidP="00AD78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3B55A6"/>
    <w:multiLevelType w:val="hybridMultilevel"/>
    <w:tmpl w:val="DC1A4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1051BA5"/>
    <w:multiLevelType w:val="hybridMultilevel"/>
    <w:tmpl w:val="CFF802E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yrcz, Michael">
    <w15:presenceInfo w15:providerId="AD" w15:userId="S-1-5-21-527237240-963894560-725345543-9607061"/>
  </w15:person>
  <w15:person w15:author="Morales, Misael M">
    <w15:presenceInfo w15:providerId="AD" w15:userId="S::misaelmorales@austin.utexas.edu::1d0ead06-f695-4fa0-9a14-d29dc7a066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260"/>
    <w:rsid w:val="00023662"/>
    <w:rsid w:val="00065708"/>
    <w:rsid w:val="00127325"/>
    <w:rsid w:val="001B289F"/>
    <w:rsid w:val="001D0DC8"/>
    <w:rsid w:val="001E2A8A"/>
    <w:rsid w:val="002A5EF0"/>
    <w:rsid w:val="003A0CB1"/>
    <w:rsid w:val="003D5167"/>
    <w:rsid w:val="003F4619"/>
    <w:rsid w:val="00400ADB"/>
    <w:rsid w:val="00414C59"/>
    <w:rsid w:val="0046181B"/>
    <w:rsid w:val="00522F7B"/>
    <w:rsid w:val="00565E45"/>
    <w:rsid w:val="005807AD"/>
    <w:rsid w:val="00610731"/>
    <w:rsid w:val="0064224B"/>
    <w:rsid w:val="006768EB"/>
    <w:rsid w:val="006B5312"/>
    <w:rsid w:val="00710EDF"/>
    <w:rsid w:val="00742445"/>
    <w:rsid w:val="00767B57"/>
    <w:rsid w:val="00807038"/>
    <w:rsid w:val="00856CC7"/>
    <w:rsid w:val="008D4617"/>
    <w:rsid w:val="00913AD1"/>
    <w:rsid w:val="00A07A7E"/>
    <w:rsid w:val="00A62CAF"/>
    <w:rsid w:val="00AC7260"/>
    <w:rsid w:val="00AD78AA"/>
    <w:rsid w:val="00B939A7"/>
    <w:rsid w:val="00B96850"/>
    <w:rsid w:val="00C42941"/>
    <w:rsid w:val="00CE69BD"/>
    <w:rsid w:val="00DA0725"/>
    <w:rsid w:val="00DE18D9"/>
    <w:rsid w:val="00E45A5F"/>
    <w:rsid w:val="00E615AE"/>
    <w:rsid w:val="00E631E1"/>
    <w:rsid w:val="00E70596"/>
    <w:rsid w:val="00E866AB"/>
    <w:rsid w:val="00EC3714"/>
    <w:rsid w:val="00EE2195"/>
    <w:rsid w:val="00EF7486"/>
    <w:rsid w:val="00F16C7A"/>
    <w:rsid w:val="00F24F77"/>
    <w:rsid w:val="00F52BF1"/>
    <w:rsid w:val="00F54B5D"/>
    <w:rsid w:val="00F55611"/>
    <w:rsid w:val="00F632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24988"/>
  <w15:chartTrackingRefBased/>
  <w15:docId w15:val="{15FF5623-51F3-45D6-AE05-35471FE29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615AE"/>
    <w:rPr>
      <w:color w:val="808080"/>
    </w:rPr>
  </w:style>
  <w:style w:type="paragraph" w:styleId="ListParagraph">
    <w:name w:val="List Paragraph"/>
    <w:basedOn w:val="Normal"/>
    <w:uiPriority w:val="34"/>
    <w:qFormat/>
    <w:rsid w:val="00E615AE"/>
    <w:pPr>
      <w:ind w:left="720"/>
      <w:contextualSpacing/>
    </w:pPr>
  </w:style>
  <w:style w:type="character" w:styleId="Hyperlink">
    <w:name w:val="Hyperlink"/>
    <w:basedOn w:val="DefaultParagraphFont"/>
    <w:uiPriority w:val="99"/>
    <w:unhideWhenUsed/>
    <w:rsid w:val="00E615AE"/>
    <w:rPr>
      <w:color w:val="0563C1" w:themeColor="hyperlink"/>
      <w:u w:val="single"/>
    </w:rPr>
  </w:style>
  <w:style w:type="character" w:styleId="UnresolvedMention">
    <w:name w:val="Unresolved Mention"/>
    <w:basedOn w:val="DefaultParagraphFont"/>
    <w:uiPriority w:val="99"/>
    <w:semiHidden/>
    <w:unhideWhenUsed/>
    <w:rsid w:val="00E615AE"/>
    <w:rPr>
      <w:color w:val="605E5C"/>
      <w:shd w:val="clear" w:color="auto" w:fill="E1DFDD"/>
    </w:rPr>
  </w:style>
  <w:style w:type="character" w:styleId="CommentReference">
    <w:name w:val="annotation reference"/>
    <w:basedOn w:val="DefaultParagraphFont"/>
    <w:uiPriority w:val="99"/>
    <w:semiHidden/>
    <w:unhideWhenUsed/>
    <w:rsid w:val="00E615AE"/>
    <w:rPr>
      <w:sz w:val="16"/>
      <w:szCs w:val="16"/>
    </w:rPr>
  </w:style>
  <w:style w:type="paragraph" w:styleId="CommentText">
    <w:name w:val="annotation text"/>
    <w:basedOn w:val="Normal"/>
    <w:link w:val="CommentTextChar"/>
    <w:uiPriority w:val="99"/>
    <w:unhideWhenUsed/>
    <w:rsid w:val="00E615AE"/>
    <w:pPr>
      <w:spacing w:line="240" w:lineRule="auto"/>
    </w:pPr>
    <w:rPr>
      <w:sz w:val="20"/>
      <w:szCs w:val="20"/>
    </w:rPr>
  </w:style>
  <w:style w:type="character" w:customStyle="1" w:styleId="CommentTextChar">
    <w:name w:val="Comment Text Char"/>
    <w:basedOn w:val="DefaultParagraphFont"/>
    <w:link w:val="CommentText"/>
    <w:uiPriority w:val="99"/>
    <w:rsid w:val="00E615AE"/>
    <w:rPr>
      <w:sz w:val="20"/>
      <w:szCs w:val="20"/>
    </w:rPr>
  </w:style>
  <w:style w:type="paragraph" w:styleId="CommentSubject">
    <w:name w:val="annotation subject"/>
    <w:basedOn w:val="CommentText"/>
    <w:next w:val="CommentText"/>
    <w:link w:val="CommentSubjectChar"/>
    <w:uiPriority w:val="99"/>
    <w:semiHidden/>
    <w:unhideWhenUsed/>
    <w:rsid w:val="00E615AE"/>
    <w:rPr>
      <w:b/>
      <w:bCs/>
    </w:rPr>
  </w:style>
  <w:style w:type="character" w:customStyle="1" w:styleId="CommentSubjectChar">
    <w:name w:val="Comment Subject Char"/>
    <w:basedOn w:val="CommentTextChar"/>
    <w:link w:val="CommentSubject"/>
    <w:uiPriority w:val="99"/>
    <w:semiHidden/>
    <w:rsid w:val="00E615AE"/>
    <w:rPr>
      <w:b/>
      <w:bCs/>
      <w:sz w:val="20"/>
      <w:szCs w:val="20"/>
    </w:rPr>
  </w:style>
  <w:style w:type="character" w:styleId="LineNumber">
    <w:name w:val="line number"/>
    <w:basedOn w:val="DefaultParagraphFont"/>
    <w:uiPriority w:val="99"/>
    <w:semiHidden/>
    <w:unhideWhenUsed/>
    <w:rsid w:val="00E615AE"/>
  </w:style>
  <w:style w:type="paragraph" w:styleId="Header">
    <w:name w:val="header"/>
    <w:basedOn w:val="Normal"/>
    <w:link w:val="HeaderChar"/>
    <w:uiPriority w:val="99"/>
    <w:unhideWhenUsed/>
    <w:rsid w:val="00AD78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78AA"/>
  </w:style>
  <w:style w:type="paragraph" w:styleId="Footer">
    <w:name w:val="footer"/>
    <w:basedOn w:val="Normal"/>
    <w:link w:val="FooterChar"/>
    <w:uiPriority w:val="99"/>
    <w:unhideWhenUsed/>
    <w:rsid w:val="00AD78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78AA"/>
  </w:style>
  <w:style w:type="paragraph" w:styleId="BalloonText">
    <w:name w:val="Balloon Text"/>
    <w:basedOn w:val="Normal"/>
    <w:link w:val="BalloonTextChar"/>
    <w:uiPriority w:val="99"/>
    <w:semiHidden/>
    <w:unhideWhenUsed/>
    <w:rsid w:val="00E631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31E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saelmorales@utexas.edu" TargetMode="External"/><Relationship Id="rId13" Type="http://schemas.openxmlformats.org/officeDocument/2006/relationships/image" Target="media/image5.png"/><Relationship Id="rId18"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1</Pages>
  <Words>2594</Words>
  <Characters>14789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Morales, Misael M</dc:creator>
  <cp:keywords/>
  <dc:description/>
  <cp:lastModifiedBy>Pyrcz, Michael</cp:lastModifiedBy>
  <cp:revision>6</cp:revision>
  <dcterms:created xsi:type="dcterms:W3CDTF">2023-09-14T14:11:00Z</dcterms:created>
  <dcterms:modified xsi:type="dcterms:W3CDTF">2023-09-14T14:44:00Z</dcterms:modified>
</cp:coreProperties>
</file>